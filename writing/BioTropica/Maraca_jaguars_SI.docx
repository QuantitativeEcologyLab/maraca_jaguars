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A44D4" w14:textId="77777777" w:rsidR="003D4EB1" w:rsidRPr="00115B85" w:rsidRDefault="00000000">
      <w:pPr>
        <w:pStyle w:val="Heading1"/>
        <w:rPr>
          <w:color w:val="000000" w:themeColor="text1"/>
        </w:rPr>
      </w:pPr>
      <w:bookmarkStart w:id="0" w:name="_tngthcveahj9" w:colFirst="0" w:colLast="0"/>
      <w:bookmarkEnd w:id="0"/>
      <w:r w:rsidRPr="00115B85">
        <w:rPr>
          <w:color w:val="000000" w:themeColor="text1"/>
        </w:rPr>
        <w:t>Supporting Information</w:t>
      </w:r>
    </w:p>
    <w:p w14:paraId="6D1F41DF" w14:textId="77777777" w:rsidR="003D4EB1" w:rsidRPr="00115B85" w:rsidRDefault="00000000">
      <w:pPr>
        <w:keepNext/>
        <w:spacing w:before="240" w:line="480" w:lineRule="auto"/>
        <w:jc w:val="both"/>
        <w:rPr>
          <w:color w:val="000000" w:themeColor="text1"/>
        </w:rPr>
      </w:pPr>
      <w:r w:rsidRPr="009219E7">
        <w:rPr>
          <w:b/>
          <w:bCs/>
          <w:color w:val="000000" w:themeColor="text1"/>
        </w:rPr>
        <w:t xml:space="preserve">Table S1. Detailed description of the seven jaguars monitored with GPS collars in </w:t>
      </w:r>
      <w:proofErr w:type="spellStart"/>
      <w:r w:rsidRPr="009219E7">
        <w:rPr>
          <w:b/>
          <w:bCs/>
          <w:color w:val="000000" w:themeColor="text1"/>
        </w:rPr>
        <w:t>Maracá-Jipioca</w:t>
      </w:r>
      <w:proofErr w:type="spellEnd"/>
      <w:r w:rsidRPr="009219E7">
        <w:rPr>
          <w:b/>
          <w:bCs/>
          <w:color w:val="000000" w:themeColor="text1"/>
        </w:rPr>
        <w:t>.</w:t>
      </w:r>
      <w:r w:rsidRPr="00115B85">
        <w:rPr>
          <w:color w:val="000000" w:themeColor="text1"/>
        </w:rPr>
        <w:t xml:space="preserve"> One of the females, named Iemanjá, was recaptured during the second field campaign and fitted with a new collar </w:t>
      </w:r>
      <w:del w:id="1" w:author="Noonan, Michael" w:date="2026-05-12T10:22:00Z" w16du:dateUtc="2026-05-12T17:22:00Z">
        <w:r w:rsidRPr="00115B85" w:rsidDel="00983311">
          <w:rPr>
            <w:color w:val="000000" w:themeColor="text1"/>
          </w:rPr>
          <w:delText xml:space="preserve"> </w:delText>
        </w:r>
      </w:del>
      <w:r w:rsidRPr="00115B85">
        <w:rPr>
          <w:color w:val="000000" w:themeColor="text1"/>
        </w:rPr>
        <w:t>(*).</w:t>
      </w:r>
    </w:p>
    <w:tbl>
      <w:tblPr>
        <w:tblStyle w:val="a0"/>
        <w:tblW w:w="9510" w:type="dxa"/>
        <w:tblInd w:w="-345" w:type="dxa"/>
        <w:tblLayout w:type="fixed"/>
        <w:tblLook w:val="0600" w:firstRow="0" w:lastRow="0" w:firstColumn="0" w:lastColumn="0" w:noHBand="1" w:noVBand="1"/>
        <w:tblPrChange w:id="2" w:author="Noonan, Michael" w:date="2026-05-12T10:23:00Z" w16du:dateUtc="2026-05-12T17:23:00Z">
          <w:tblPr>
            <w:tblStyle w:val="a0"/>
            <w:tblW w:w="9510" w:type="dxa"/>
            <w:tblInd w:w="-345" w:type="dxa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  <w:tblLayout w:type="fixed"/>
            <w:tblLook w:val="0600" w:firstRow="0" w:lastRow="0" w:firstColumn="0" w:lastColumn="0" w:noHBand="1" w:noVBand="1"/>
          </w:tblPr>
        </w:tblPrChange>
      </w:tblPr>
      <w:tblGrid>
        <w:gridCol w:w="904"/>
        <w:gridCol w:w="1134"/>
        <w:gridCol w:w="709"/>
        <w:gridCol w:w="703"/>
        <w:gridCol w:w="705"/>
        <w:gridCol w:w="705"/>
        <w:gridCol w:w="1110"/>
        <w:gridCol w:w="1110"/>
        <w:gridCol w:w="780"/>
        <w:gridCol w:w="870"/>
        <w:gridCol w:w="780"/>
        <w:tblGridChange w:id="3">
          <w:tblGrid>
            <w:gridCol w:w="8"/>
            <w:gridCol w:w="896"/>
            <w:gridCol w:w="4"/>
            <w:gridCol w:w="990"/>
            <w:gridCol w:w="140"/>
            <w:gridCol w:w="655"/>
            <w:gridCol w:w="54"/>
            <w:gridCol w:w="703"/>
            <w:gridCol w:w="8"/>
            <w:gridCol w:w="697"/>
            <w:gridCol w:w="8"/>
            <w:gridCol w:w="697"/>
            <w:gridCol w:w="8"/>
            <w:gridCol w:w="1102"/>
            <w:gridCol w:w="8"/>
            <w:gridCol w:w="1102"/>
            <w:gridCol w:w="8"/>
            <w:gridCol w:w="772"/>
            <w:gridCol w:w="8"/>
            <w:gridCol w:w="862"/>
            <w:gridCol w:w="8"/>
            <w:gridCol w:w="772"/>
            <w:gridCol w:w="8"/>
          </w:tblGrid>
        </w:tblGridChange>
      </w:tblGrid>
      <w:tr w:rsidR="00115B85" w:rsidRPr="001D635B" w14:paraId="69F28F27" w14:textId="77777777" w:rsidTr="001D635B">
        <w:trPr>
          <w:trHeight w:val="285"/>
          <w:trPrChange w:id="4" w:author="Noonan, Michael" w:date="2026-05-12T10:23:00Z" w16du:dateUtc="2026-05-12T17:23:00Z">
            <w:trPr>
              <w:gridBefore w:val="1"/>
              <w:trHeight w:val="285"/>
            </w:trPr>
          </w:trPrChange>
        </w:trPr>
        <w:tc>
          <w:tcPr>
            <w:tcW w:w="904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tcPrChange w:id="5" w:author="Noonan, Michael" w:date="2026-05-12T10:23:00Z" w16du:dateUtc="2026-05-12T17:23:00Z">
              <w:tcPr>
                <w:tcW w:w="90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32EFE8C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Campaign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tcPrChange w:id="8" w:author="Noonan, Michael" w:date="2026-05-12T10:23:00Z" w16du:dateUtc="2026-05-12T17:23:00Z">
              <w:tcPr>
                <w:tcW w:w="99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1CE82856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1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Name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tcPrChange w:id="11" w:author="Noonan, Michael" w:date="2026-05-12T10:23:00Z" w16du:dateUtc="2026-05-12T17:23:00Z">
              <w:tcPr>
                <w:tcW w:w="79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11603F2A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1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1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Colar</w:t>
            </w:r>
          </w:p>
        </w:tc>
        <w:tc>
          <w:tcPr>
            <w:tcW w:w="703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tcPrChange w:id="14" w:author="Noonan, Michael" w:date="2026-05-12T10:23:00Z" w16du:dateUtc="2026-05-12T17:23:00Z">
              <w:tcPr>
                <w:tcW w:w="765" w:type="dxa"/>
                <w:gridSpan w:val="3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3463F285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1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1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Sex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tcPrChange w:id="17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795B9DFF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1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1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Age</w:t>
            </w:r>
          </w:p>
          <w:p w14:paraId="4AC93CFE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2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2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(years)</w:t>
            </w:r>
          </w:p>
        </w:tc>
        <w:tc>
          <w:tcPr>
            <w:tcW w:w="705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tcPrChange w:id="22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2535B1C5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2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2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Weight</w:t>
            </w:r>
          </w:p>
          <w:p w14:paraId="17F18FB6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2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2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(kg)</w:t>
            </w:r>
          </w:p>
        </w:tc>
        <w:tc>
          <w:tcPr>
            <w:tcW w:w="1110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tcPrChange w:id="27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2922F4FD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2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2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Start</w:t>
            </w:r>
          </w:p>
        </w:tc>
        <w:tc>
          <w:tcPr>
            <w:tcW w:w="1110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tcPrChange w:id="30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3D1D4668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3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3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End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tcPrChange w:id="33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2722DBF9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3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3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Interval</w:t>
            </w:r>
          </w:p>
          <w:p w14:paraId="7F5DB146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3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3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(min.)</w:t>
            </w:r>
          </w:p>
        </w:tc>
        <w:tc>
          <w:tcPr>
            <w:tcW w:w="870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tcPrChange w:id="38" w:author="Noonan, Michael" w:date="2026-05-12T10:23:00Z" w16du:dateUtc="2026-05-12T17:23:00Z">
              <w:tcPr>
                <w:tcW w:w="87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4866D81E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3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4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Duration</w:t>
            </w:r>
          </w:p>
          <w:p w14:paraId="2C7DE352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4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4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(months)</w:t>
            </w:r>
          </w:p>
        </w:tc>
        <w:tc>
          <w:tcPr>
            <w:tcW w:w="780" w:type="dxa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  <w:tcPrChange w:id="43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74869442" w14:textId="77777777" w:rsidR="003D4EB1" w:rsidRPr="001D635B" w:rsidRDefault="00000000" w:rsidP="00B61D93">
            <w:pPr>
              <w:widowControl w:val="0"/>
              <w:jc w:val="center"/>
              <w:rPr>
                <w:b/>
                <w:bCs/>
                <w:color w:val="000000" w:themeColor="text1"/>
                <w:sz w:val="18"/>
                <w:szCs w:val="18"/>
                <w:rPrChange w:id="4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b/>
                <w:bCs/>
                <w:color w:val="000000" w:themeColor="text1"/>
                <w:sz w:val="18"/>
                <w:szCs w:val="18"/>
                <w:rPrChange w:id="4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Points</w:t>
            </w:r>
          </w:p>
        </w:tc>
      </w:tr>
      <w:tr w:rsidR="00115B85" w:rsidRPr="001D635B" w14:paraId="70E0E44F" w14:textId="77777777" w:rsidTr="001D635B">
        <w:trPr>
          <w:trHeight w:val="300"/>
          <w:trPrChange w:id="46" w:author="Noonan, Michael" w:date="2026-05-12T10:23:00Z" w16du:dateUtc="2026-05-12T17:23:00Z">
            <w:trPr>
              <w:gridBefore w:val="1"/>
              <w:trHeight w:val="300"/>
            </w:trPr>
          </w:trPrChange>
        </w:trPr>
        <w:tc>
          <w:tcPr>
            <w:tcW w:w="904" w:type="dxa"/>
            <w:tcBorders>
              <w:top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47" w:author="Noonan, Michael" w:date="2026-05-12T10:23:00Z" w16du:dateUtc="2026-05-12T17:23:00Z">
              <w:tcPr>
                <w:tcW w:w="90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196AA9A8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4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4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50" w:author="Noonan, Michael" w:date="2026-05-12T10:23:00Z" w16du:dateUtc="2026-05-12T17:23:00Z">
              <w:tcPr>
                <w:tcW w:w="99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2BFB4762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5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5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Iemanja1</w:t>
            </w:r>
          </w:p>
        </w:tc>
        <w:tc>
          <w:tcPr>
            <w:tcW w:w="709" w:type="dxa"/>
            <w:tcBorders>
              <w:top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53" w:author="Noonan, Michael" w:date="2026-05-12T10:23:00Z" w16du:dateUtc="2026-05-12T17:23:00Z">
              <w:tcPr>
                <w:tcW w:w="79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1EE3AAA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5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5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707821</w:t>
            </w:r>
          </w:p>
        </w:tc>
        <w:tc>
          <w:tcPr>
            <w:tcW w:w="703" w:type="dxa"/>
            <w:tcBorders>
              <w:top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56" w:author="Noonan, Michael" w:date="2026-05-12T10:23:00Z" w16du:dateUtc="2026-05-12T17:23:00Z">
              <w:tcPr>
                <w:tcW w:w="765" w:type="dxa"/>
                <w:gridSpan w:val="3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B4D7137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5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5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Female</w:t>
            </w:r>
          </w:p>
        </w:tc>
        <w:tc>
          <w:tcPr>
            <w:tcW w:w="705" w:type="dxa"/>
            <w:tcBorders>
              <w:top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59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34FCFC36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6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6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4</w:t>
            </w:r>
          </w:p>
        </w:tc>
        <w:tc>
          <w:tcPr>
            <w:tcW w:w="705" w:type="dxa"/>
            <w:tcBorders>
              <w:top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62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864640E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6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6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39</w:t>
            </w:r>
          </w:p>
        </w:tc>
        <w:tc>
          <w:tcPr>
            <w:tcW w:w="1110" w:type="dxa"/>
            <w:tcBorders>
              <w:top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65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E5F4F04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6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6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2019-10-04</w:t>
            </w:r>
          </w:p>
        </w:tc>
        <w:tc>
          <w:tcPr>
            <w:tcW w:w="1110" w:type="dxa"/>
            <w:tcBorders>
              <w:top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68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596735CD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6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7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2020-08-09</w:t>
            </w:r>
          </w:p>
        </w:tc>
        <w:tc>
          <w:tcPr>
            <w:tcW w:w="780" w:type="dxa"/>
            <w:tcBorders>
              <w:top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71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787E225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7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7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30</w:t>
            </w:r>
          </w:p>
        </w:tc>
        <w:tc>
          <w:tcPr>
            <w:tcW w:w="870" w:type="dxa"/>
            <w:tcBorders>
              <w:top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74" w:author="Noonan, Michael" w:date="2026-05-12T10:23:00Z" w16du:dateUtc="2026-05-12T17:23:00Z">
              <w:tcPr>
                <w:tcW w:w="87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62FB9C20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7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7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10.47</w:t>
            </w:r>
          </w:p>
        </w:tc>
        <w:tc>
          <w:tcPr>
            <w:tcW w:w="780" w:type="dxa"/>
            <w:tcBorders>
              <w:top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77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69A16D09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7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7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12,897</w:t>
            </w:r>
          </w:p>
        </w:tc>
      </w:tr>
      <w:tr w:rsidR="00115B85" w:rsidRPr="001D635B" w14:paraId="777AFCE8" w14:textId="77777777" w:rsidTr="001D635B">
        <w:trPr>
          <w:trHeight w:val="300"/>
          <w:trPrChange w:id="80" w:author="Noonan, Michael" w:date="2026-05-12T10:23:00Z" w16du:dateUtc="2026-05-12T17:23:00Z">
            <w:trPr>
              <w:gridBefore w:val="1"/>
              <w:trHeight w:val="300"/>
            </w:trPr>
          </w:trPrChange>
        </w:trPr>
        <w:tc>
          <w:tcPr>
            <w:tcW w:w="904" w:type="dxa"/>
            <w:tcMar>
              <w:top w:w="0" w:type="dxa"/>
              <w:left w:w="40" w:type="dxa"/>
              <w:bottom w:w="0" w:type="dxa"/>
              <w:right w:w="40" w:type="dxa"/>
            </w:tcMar>
            <w:tcPrChange w:id="81" w:author="Noonan, Michael" w:date="2026-05-12T10:23:00Z" w16du:dateUtc="2026-05-12T17:23:00Z">
              <w:tcPr>
                <w:tcW w:w="90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7EA39611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8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8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</w:t>
            </w:r>
          </w:p>
        </w:tc>
        <w:tc>
          <w:tcPr>
            <w:tcW w:w="1134" w:type="dxa"/>
            <w:tcMar>
              <w:top w:w="0" w:type="dxa"/>
              <w:left w:w="40" w:type="dxa"/>
              <w:bottom w:w="0" w:type="dxa"/>
              <w:right w:w="40" w:type="dxa"/>
            </w:tcMar>
            <w:tcPrChange w:id="84" w:author="Noonan, Michael" w:date="2026-05-12T10:23:00Z" w16du:dateUtc="2026-05-12T17:23:00Z">
              <w:tcPr>
                <w:tcW w:w="99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4C1159E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8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8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Iara</w:t>
            </w:r>
          </w:p>
        </w:tc>
        <w:tc>
          <w:tcPr>
            <w:tcW w:w="709" w:type="dxa"/>
            <w:tcMar>
              <w:top w:w="0" w:type="dxa"/>
              <w:left w:w="40" w:type="dxa"/>
              <w:bottom w:w="0" w:type="dxa"/>
              <w:right w:w="40" w:type="dxa"/>
            </w:tcMar>
            <w:tcPrChange w:id="87" w:author="Noonan, Michael" w:date="2026-05-12T10:23:00Z" w16du:dateUtc="2026-05-12T17:23:00Z">
              <w:tcPr>
                <w:tcW w:w="79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5E672996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8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8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704795</w:t>
            </w:r>
          </w:p>
        </w:tc>
        <w:tc>
          <w:tcPr>
            <w:tcW w:w="703" w:type="dxa"/>
            <w:tcMar>
              <w:top w:w="0" w:type="dxa"/>
              <w:left w:w="40" w:type="dxa"/>
              <w:bottom w:w="0" w:type="dxa"/>
              <w:right w:w="40" w:type="dxa"/>
            </w:tcMar>
            <w:tcPrChange w:id="90" w:author="Noonan, Michael" w:date="2026-05-12T10:23:00Z" w16du:dateUtc="2026-05-12T17:23:00Z">
              <w:tcPr>
                <w:tcW w:w="765" w:type="dxa"/>
                <w:gridSpan w:val="3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36B33B81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9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9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Female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93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14FE9FCE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9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9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4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96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7455072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9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9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40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99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92BD825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0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0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2019-10-09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102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720FB5CA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0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0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2020-10-22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tcPrChange w:id="105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5FBE08FB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0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0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30</w:t>
            </w:r>
          </w:p>
        </w:tc>
        <w:tc>
          <w:tcPr>
            <w:tcW w:w="87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108" w:author="Noonan, Michael" w:date="2026-05-12T10:23:00Z" w16du:dateUtc="2026-05-12T17:23:00Z">
              <w:tcPr>
                <w:tcW w:w="87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186B761A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0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1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12.80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111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6D9E9304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1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1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16,277</w:t>
            </w:r>
          </w:p>
        </w:tc>
      </w:tr>
      <w:tr w:rsidR="00115B85" w:rsidRPr="001D635B" w14:paraId="0F2D89C5" w14:textId="77777777" w:rsidTr="001D635B">
        <w:trPr>
          <w:trHeight w:val="300"/>
          <w:trPrChange w:id="114" w:author="Noonan, Michael" w:date="2026-05-12T10:23:00Z" w16du:dateUtc="2026-05-12T17:23:00Z">
            <w:trPr>
              <w:gridBefore w:val="1"/>
              <w:trHeight w:val="300"/>
            </w:trPr>
          </w:trPrChange>
        </w:trPr>
        <w:tc>
          <w:tcPr>
            <w:tcW w:w="904" w:type="dxa"/>
            <w:tcMar>
              <w:top w:w="0" w:type="dxa"/>
              <w:left w:w="40" w:type="dxa"/>
              <w:bottom w:w="0" w:type="dxa"/>
              <w:right w:w="40" w:type="dxa"/>
            </w:tcMar>
            <w:tcPrChange w:id="115" w:author="Noonan, Michael" w:date="2026-05-12T10:23:00Z" w16du:dateUtc="2026-05-12T17:23:00Z">
              <w:tcPr>
                <w:tcW w:w="90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4445453F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1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1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</w:t>
            </w:r>
          </w:p>
        </w:tc>
        <w:tc>
          <w:tcPr>
            <w:tcW w:w="1134" w:type="dxa"/>
            <w:tcMar>
              <w:top w:w="0" w:type="dxa"/>
              <w:left w:w="40" w:type="dxa"/>
              <w:bottom w:w="0" w:type="dxa"/>
              <w:right w:w="40" w:type="dxa"/>
            </w:tcMar>
            <w:tcPrChange w:id="118" w:author="Noonan, Michael" w:date="2026-05-12T10:23:00Z" w16du:dateUtc="2026-05-12T17:23:00Z">
              <w:tcPr>
                <w:tcW w:w="99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307E4A32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11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2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Netuno</w:t>
            </w:r>
          </w:p>
        </w:tc>
        <w:tc>
          <w:tcPr>
            <w:tcW w:w="709" w:type="dxa"/>
            <w:tcMar>
              <w:top w:w="0" w:type="dxa"/>
              <w:left w:w="40" w:type="dxa"/>
              <w:bottom w:w="0" w:type="dxa"/>
              <w:right w:w="40" w:type="dxa"/>
            </w:tcMar>
            <w:tcPrChange w:id="121" w:author="Noonan, Michael" w:date="2026-05-12T10:23:00Z" w16du:dateUtc="2026-05-12T17:23:00Z">
              <w:tcPr>
                <w:tcW w:w="79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77F11E80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2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2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704741</w:t>
            </w:r>
          </w:p>
        </w:tc>
        <w:tc>
          <w:tcPr>
            <w:tcW w:w="703" w:type="dxa"/>
            <w:tcMar>
              <w:top w:w="0" w:type="dxa"/>
              <w:left w:w="40" w:type="dxa"/>
              <w:bottom w:w="0" w:type="dxa"/>
              <w:right w:w="40" w:type="dxa"/>
            </w:tcMar>
            <w:tcPrChange w:id="124" w:author="Noonan, Michael" w:date="2026-05-12T10:23:00Z" w16du:dateUtc="2026-05-12T17:23:00Z">
              <w:tcPr>
                <w:tcW w:w="765" w:type="dxa"/>
                <w:gridSpan w:val="3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782C197F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12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2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Male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127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4EDB06DC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2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2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130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43A30B26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3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3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55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133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0EF99DA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3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3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2019-10-19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136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2EE335C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3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3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2020-10-08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tcPrChange w:id="139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735313A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4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4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30</w:t>
            </w:r>
          </w:p>
        </w:tc>
        <w:tc>
          <w:tcPr>
            <w:tcW w:w="87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142" w:author="Noonan, Michael" w:date="2026-05-12T10:23:00Z" w16du:dateUtc="2026-05-12T17:23:00Z">
              <w:tcPr>
                <w:tcW w:w="87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7EAE71FB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4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4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12.03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145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0557AA51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4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4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14,988</w:t>
            </w:r>
          </w:p>
        </w:tc>
      </w:tr>
      <w:tr w:rsidR="00115B85" w:rsidRPr="001D635B" w14:paraId="0CFCF75F" w14:textId="77777777" w:rsidTr="001D635B">
        <w:trPr>
          <w:trHeight w:val="300"/>
          <w:trPrChange w:id="148" w:author="Noonan, Michael" w:date="2026-05-12T10:23:00Z" w16du:dateUtc="2026-05-12T17:23:00Z">
            <w:trPr>
              <w:gridBefore w:val="1"/>
              <w:trHeight w:val="300"/>
            </w:trPr>
          </w:trPrChange>
        </w:trPr>
        <w:tc>
          <w:tcPr>
            <w:tcW w:w="904" w:type="dxa"/>
            <w:tcMar>
              <w:top w:w="0" w:type="dxa"/>
              <w:left w:w="40" w:type="dxa"/>
              <w:bottom w:w="0" w:type="dxa"/>
              <w:right w:w="40" w:type="dxa"/>
            </w:tcMar>
            <w:tcPrChange w:id="149" w:author="Noonan, Michael" w:date="2026-05-12T10:23:00Z" w16du:dateUtc="2026-05-12T17:23:00Z">
              <w:tcPr>
                <w:tcW w:w="90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10B01B6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5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5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</w:t>
            </w:r>
          </w:p>
        </w:tc>
        <w:tc>
          <w:tcPr>
            <w:tcW w:w="1134" w:type="dxa"/>
            <w:tcMar>
              <w:top w:w="0" w:type="dxa"/>
              <w:left w:w="40" w:type="dxa"/>
              <w:bottom w:w="0" w:type="dxa"/>
              <w:right w:w="40" w:type="dxa"/>
            </w:tcMar>
            <w:tcPrChange w:id="152" w:author="Noonan, Michael" w:date="2026-05-12T10:23:00Z" w16du:dateUtc="2026-05-12T17:23:00Z">
              <w:tcPr>
                <w:tcW w:w="99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7E4D9754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15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5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Iemanja2*</w:t>
            </w:r>
          </w:p>
        </w:tc>
        <w:tc>
          <w:tcPr>
            <w:tcW w:w="709" w:type="dxa"/>
            <w:tcMar>
              <w:top w:w="0" w:type="dxa"/>
              <w:left w:w="40" w:type="dxa"/>
              <w:bottom w:w="0" w:type="dxa"/>
              <w:right w:w="40" w:type="dxa"/>
            </w:tcMar>
            <w:tcPrChange w:id="155" w:author="Noonan, Michael" w:date="2026-05-12T10:23:00Z" w16du:dateUtc="2026-05-12T17:23:00Z">
              <w:tcPr>
                <w:tcW w:w="79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1B36728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5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5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696435</w:t>
            </w:r>
          </w:p>
        </w:tc>
        <w:tc>
          <w:tcPr>
            <w:tcW w:w="703" w:type="dxa"/>
            <w:tcMar>
              <w:top w:w="0" w:type="dxa"/>
              <w:left w:w="40" w:type="dxa"/>
              <w:bottom w:w="0" w:type="dxa"/>
              <w:right w:w="40" w:type="dxa"/>
            </w:tcMar>
            <w:tcPrChange w:id="158" w:author="Noonan, Michael" w:date="2026-05-12T10:23:00Z" w16du:dateUtc="2026-05-12T17:23:00Z">
              <w:tcPr>
                <w:tcW w:w="765" w:type="dxa"/>
                <w:gridSpan w:val="3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5A8923C0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15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6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Female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161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5A2D5BC3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6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6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9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164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19261E9C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6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6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38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167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671072F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6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6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2023-05-13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170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192D7EFA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7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7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2024-07-06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tcPrChange w:id="173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16CFBB0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7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7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60</w:t>
            </w:r>
          </w:p>
        </w:tc>
        <w:tc>
          <w:tcPr>
            <w:tcW w:w="87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176" w:author="Noonan, Michael" w:date="2026-05-12T10:23:00Z" w16du:dateUtc="2026-05-12T17:23:00Z">
              <w:tcPr>
                <w:tcW w:w="87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4D0051A0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7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7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14.19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179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204833EE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8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8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7,010</w:t>
            </w:r>
          </w:p>
        </w:tc>
      </w:tr>
      <w:tr w:rsidR="00115B85" w:rsidRPr="001D635B" w14:paraId="74F29E94" w14:textId="77777777" w:rsidTr="001D635B">
        <w:trPr>
          <w:trHeight w:val="300"/>
          <w:trPrChange w:id="182" w:author="Noonan, Michael" w:date="2026-05-12T10:23:00Z" w16du:dateUtc="2026-05-12T17:23:00Z">
            <w:trPr>
              <w:gridBefore w:val="1"/>
              <w:trHeight w:val="300"/>
            </w:trPr>
          </w:trPrChange>
        </w:trPr>
        <w:tc>
          <w:tcPr>
            <w:tcW w:w="904" w:type="dxa"/>
            <w:tcMar>
              <w:top w:w="0" w:type="dxa"/>
              <w:left w:w="40" w:type="dxa"/>
              <w:bottom w:w="0" w:type="dxa"/>
              <w:right w:w="40" w:type="dxa"/>
            </w:tcMar>
            <w:tcPrChange w:id="183" w:author="Noonan, Michael" w:date="2026-05-12T10:23:00Z" w16du:dateUtc="2026-05-12T17:23:00Z">
              <w:tcPr>
                <w:tcW w:w="90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5FAABD0B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8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8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</w:t>
            </w:r>
          </w:p>
        </w:tc>
        <w:tc>
          <w:tcPr>
            <w:tcW w:w="1134" w:type="dxa"/>
            <w:tcMar>
              <w:top w:w="0" w:type="dxa"/>
              <w:left w:w="40" w:type="dxa"/>
              <w:bottom w:w="0" w:type="dxa"/>
              <w:right w:w="40" w:type="dxa"/>
            </w:tcMar>
            <w:tcPrChange w:id="186" w:author="Noonan, Michael" w:date="2026-05-12T10:23:00Z" w16du:dateUtc="2026-05-12T17:23:00Z">
              <w:tcPr>
                <w:tcW w:w="99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34233E6A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18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proofErr w:type="spellStart"/>
            <w:r w:rsidRPr="001D635B">
              <w:rPr>
                <w:color w:val="000000" w:themeColor="text1"/>
                <w:sz w:val="18"/>
                <w:szCs w:val="18"/>
                <w:rPrChange w:id="18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Iranildo</w:t>
            </w:r>
            <w:proofErr w:type="spellEnd"/>
          </w:p>
        </w:tc>
        <w:tc>
          <w:tcPr>
            <w:tcW w:w="709" w:type="dxa"/>
            <w:tcMar>
              <w:top w:w="0" w:type="dxa"/>
              <w:left w:w="40" w:type="dxa"/>
              <w:bottom w:w="0" w:type="dxa"/>
              <w:right w:w="40" w:type="dxa"/>
            </w:tcMar>
            <w:tcPrChange w:id="189" w:author="Noonan, Michael" w:date="2026-05-12T10:23:00Z" w16du:dateUtc="2026-05-12T17:23:00Z">
              <w:tcPr>
                <w:tcW w:w="79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471E462B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9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9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696417</w:t>
            </w:r>
          </w:p>
        </w:tc>
        <w:tc>
          <w:tcPr>
            <w:tcW w:w="703" w:type="dxa"/>
            <w:tcMar>
              <w:top w:w="0" w:type="dxa"/>
              <w:left w:w="40" w:type="dxa"/>
              <w:bottom w:w="0" w:type="dxa"/>
              <w:right w:w="40" w:type="dxa"/>
            </w:tcMar>
            <w:tcPrChange w:id="192" w:author="Noonan, Michael" w:date="2026-05-12T10:23:00Z" w16du:dateUtc="2026-05-12T17:23:00Z">
              <w:tcPr>
                <w:tcW w:w="765" w:type="dxa"/>
                <w:gridSpan w:val="3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F76BB68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19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9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Male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195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3900722D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9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19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4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198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12909AE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19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0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55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201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7E65302C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0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0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2023-09-24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204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AF611A2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0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0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2024-11-04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tcPrChange w:id="207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1D0F1AE4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0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0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60</w:t>
            </w:r>
          </w:p>
        </w:tc>
        <w:tc>
          <w:tcPr>
            <w:tcW w:w="87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210" w:author="Noonan, Michael" w:date="2026-05-12T10:23:00Z" w16du:dateUtc="2026-05-12T17:23:00Z">
              <w:tcPr>
                <w:tcW w:w="87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678768A7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1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1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13.77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213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50C6C7FA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1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1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8,260</w:t>
            </w:r>
          </w:p>
        </w:tc>
      </w:tr>
      <w:tr w:rsidR="00115B85" w:rsidRPr="001D635B" w14:paraId="787E5FA7" w14:textId="77777777" w:rsidTr="001D635B">
        <w:trPr>
          <w:trHeight w:val="300"/>
          <w:trPrChange w:id="216" w:author="Noonan, Michael" w:date="2026-05-12T10:23:00Z" w16du:dateUtc="2026-05-12T17:23:00Z">
            <w:trPr>
              <w:gridBefore w:val="1"/>
              <w:trHeight w:val="300"/>
            </w:trPr>
          </w:trPrChange>
        </w:trPr>
        <w:tc>
          <w:tcPr>
            <w:tcW w:w="904" w:type="dxa"/>
            <w:tcMar>
              <w:top w:w="0" w:type="dxa"/>
              <w:left w:w="40" w:type="dxa"/>
              <w:bottom w:w="0" w:type="dxa"/>
              <w:right w:w="40" w:type="dxa"/>
            </w:tcMar>
            <w:tcPrChange w:id="217" w:author="Noonan, Michael" w:date="2026-05-12T10:23:00Z" w16du:dateUtc="2026-05-12T17:23:00Z">
              <w:tcPr>
                <w:tcW w:w="90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1ABA8F06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1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1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3</w:t>
            </w:r>
          </w:p>
        </w:tc>
        <w:tc>
          <w:tcPr>
            <w:tcW w:w="1134" w:type="dxa"/>
            <w:tcMar>
              <w:top w:w="0" w:type="dxa"/>
              <w:left w:w="40" w:type="dxa"/>
              <w:bottom w:w="0" w:type="dxa"/>
              <w:right w:w="40" w:type="dxa"/>
            </w:tcMar>
            <w:tcPrChange w:id="220" w:author="Noonan, Michael" w:date="2026-05-12T10:23:00Z" w16du:dateUtc="2026-05-12T17:23:00Z">
              <w:tcPr>
                <w:tcW w:w="99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20DAB61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22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2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ID696490B</w:t>
            </w:r>
          </w:p>
        </w:tc>
        <w:tc>
          <w:tcPr>
            <w:tcW w:w="709" w:type="dxa"/>
            <w:tcMar>
              <w:top w:w="0" w:type="dxa"/>
              <w:left w:w="40" w:type="dxa"/>
              <w:bottom w:w="0" w:type="dxa"/>
              <w:right w:w="40" w:type="dxa"/>
            </w:tcMar>
            <w:tcPrChange w:id="223" w:author="Noonan, Michael" w:date="2026-05-12T10:23:00Z" w16du:dateUtc="2026-05-12T17:23:00Z">
              <w:tcPr>
                <w:tcW w:w="79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17465AE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2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2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696490</w:t>
            </w:r>
          </w:p>
        </w:tc>
        <w:tc>
          <w:tcPr>
            <w:tcW w:w="703" w:type="dxa"/>
            <w:tcMar>
              <w:top w:w="0" w:type="dxa"/>
              <w:left w:w="40" w:type="dxa"/>
              <w:bottom w:w="0" w:type="dxa"/>
              <w:right w:w="40" w:type="dxa"/>
            </w:tcMar>
            <w:tcPrChange w:id="226" w:author="Noonan, Michael" w:date="2026-05-12T10:23:00Z" w16du:dateUtc="2026-05-12T17:23:00Z">
              <w:tcPr>
                <w:tcW w:w="765" w:type="dxa"/>
                <w:gridSpan w:val="3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496D9BF4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22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2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Male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229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D04C506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3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3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232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B072171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3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3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70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235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2B9AB09D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3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3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2024-04-19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238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876323A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3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4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2024-11-04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tcPrChange w:id="241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1971C7F2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4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4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60</w:t>
            </w:r>
          </w:p>
        </w:tc>
        <w:tc>
          <w:tcPr>
            <w:tcW w:w="87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244" w:author="Noonan, Michael" w:date="2026-05-12T10:23:00Z" w16du:dateUtc="2026-05-12T17:23:00Z">
              <w:tcPr>
                <w:tcW w:w="87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3D103F78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4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4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6.73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247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335FAD0B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4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4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3,775</w:t>
            </w:r>
          </w:p>
        </w:tc>
      </w:tr>
      <w:tr w:rsidR="00115B85" w:rsidRPr="001D635B" w14:paraId="7549098A" w14:textId="77777777" w:rsidTr="001D635B">
        <w:trPr>
          <w:trHeight w:val="300"/>
          <w:trPrChange w:id="250" w:author="Noonan, Michael" w:date="2026-05-12T10:23:00Z" w16du:dateUtc="2026-05-12T17:23:00Z">
            <w:trPr>
              <w:gridBefore w:val="1"/>
              <w:trHeight w:val="300"/>
            </w:trPr>
          </w:trPrChange>
        </w:trPr>
        <w:tc>
          <w:tcPr>
            <w:tcW w:w="904" w:type="dxa"/>
            <w:tcMar>
              <w:top w:w="0" w:type="dxa"/>
              <w:left w:w="40" w:type="dxa"/>
              <w:bottom w:w="0" w:type="dxa"/>
              <w:right w:w="40" w:type="dxa"/>
            </w:tcMar>
            <w:tcPrChange w:id="251" w:author="Noonan, Michael" w:date="2026-05-12T10:23:00Z" w16du:dateUtc="2026-05-12T17:23:00Z">
              <w:tcPr>
                <w:tcW w:w="90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23286FA6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5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5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3</w:t>
            </w:r>
          </w:p>
        </w:tc>
        <w:tc>
          <w:tcPr>
            <w:tcW w:w="1134" w:type="dxa"/>
            <w:tcMar>
              <w:top w:w="0" w:type="dxa"/>
              <w:left w:w="40" w:type="dxa"/>
              <w:bottom w:w="0" w:type="dxa"/>
              <w:right w:w="40" w:type="dxa"/>
            </w:tcMar>
            <w:tcPrChange w:id="254" w:author="Noonan, Michael" w:date="2026-05-12T10:23:00Z" w16du:dateUtc="2026-05-12T17:23:00Z">
              <w:tcPr>
                <w:tcW w:w="99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14FEF05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25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5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ID717047B</w:t>
            </w:r>
          </w:p>
        </w:tc>
        <w:tc>
          <w:tcPr>
            <w:tcW w:w="709" w:type="dxa"/>
            <w:tcMar>
              <w:top w:w="0" w:type="dxa"/>
              <w:left w:w="40" w:type="dxa"/>
              <w:bottom w:w="0" w:type="dxa"/>
              <w:right w:w="40" w:type="dxa"/>
            </w:tcMar>
            <w:tcPrChange w:id="257" w:author="Noonan, Michael" w:date="2026-05-12T10:23:00Z" w16du:dateUtc="2026-05-12T17:23:00Z">
              <w:tcPr>
                <w:tcW w:w="79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52918A1A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5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5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717047</w:t>
            </w:r>
          </w:p>
        </w:tc>
        <w:tc>
          <w:tcPr>
            <w:tcW w:w="703" w:type="dxa"/>
            <w:tcMar>
              <w:top w:w="0" w:type="dxa"/>
              <w:left w:w="40" w:type="dxa"/>
              <w:bottom w:w="0" w:type="dxa"/>
              <w:right w:w="40" w:type="dxa"/>
            </w:tcMar>
            <w:tcPrChange w:id="260" w:author="Noonan, Michael" w:date="2026-05-12T10:23:00Z" w16du:dateUtc="2026-05-12T17:23:00Z">
              <w:tcPr>
                <w:tcW w:w="765" w:type="dxa"/>
                <w:gridSpan w:val="3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346BE7E1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26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6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Female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263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2AAB73D0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6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6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5</w:t>
            </w:r>
          </w:p>
        </w:tc>
        <w:tc>
          <w:tcPr>
            <w:tcW w:w="705" w:type="dxa"/>
            <w:tcMar>
              <w:top w:w="0" w:type="dxa"/>
              <w:left w:w="40" w:type="dxa"/>
              <w:bottom w:w="0" w:type="dxa"/>
              <w:right w:w="40" w:type="dxa"/>
            </w:tcMar>
            <w:tcPrChange w:id="266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E86BA92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6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6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35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269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1B03BDE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7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7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2024-05-03</w:t>
            </w:r>
          </w:p>
        </w:tc>
        <w:tc>
          <w:tcPr>
            <w:tcW w:w="1110" w:type="dxa"/>
            <w:tcMar>
              <w:top w:w="0" w:type="dxa"/>
              <w:left w:w="40" w:type="dxa"/>
              <w:bottom w:w="0" w:type="dxa"/>
              <w:right w:w="40" w:type="dxa"/>
            </w:tcMar>
            <w:tcPrChange w:id="272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40F5A2C4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7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7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2024-07-16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tcPrChange w:id="275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2A72215B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7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7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30</w:t>
            </w:r>
          </w:p>
        </w:tc>
        <w:tc>
          <w:tcPr>
            <w:tcW w:w="87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278" w:author="Noonan, Michael" w:date="2026-05-12T10:23:00Z" w16du:dateUtc="2026-05-12T17:23:00Z">
              <w:tcPr>
                <w:tcW w:w="87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777665F7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7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8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2.49</w:t>
            </w:r>
          </w:p>
        </w:tc>
        <w:tc>
          <w:tcPr>
            <w:tcW w:w="780" w:type="dxa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281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1432A0A1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8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8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1,478</w:t>
            </w:r>
          </w:p>
        </w:tc>
      </w:tr>
      <w:tr w:rsidR="00115B85" w:rsidRPr="001D635B" w14:paraId="3C735857" w14:textId="77777777" w:rsidTr="001D635B">
        <w:trPr>
          <w:trHeight w:val="300"/>
          <w:trPrChange w:id="284" w:author="Noonan, Michael" w:date="2026-05-12T10:23:00Z" w16du:dateUtc="2026-05-12T17:23:00Z">
            <w:trPr>
              <w:gridBefore w:val="1"/>
              <w:trHeight w:val="300"/>
            </w:trPr>
          </w:trPrChange>
        </w:trPr>
        <w:tc>
          <w:tcPr>
            <w:tcW w:w="904" w:type="dxa"/>
            <w:tcBorders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285" w:author="Noonan, Michael" w:date="2026-05-12T10:23:00Z" w16du:dateUtc="2026-05-12T17:23:00Z">
              <w:tcPr>
                <w:tcW w:w="90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DFFF729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8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8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288" w:author="Noonan, Michael" w:date="2026-05-12T10:23:00Z" w16du:dateUtc="2026-05-12T17:23:00Z">
              <w:tcPr>
                <w:tcW w:w="990" w:type="dxa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2FB99552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28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9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ID696469B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291" w:author="Noonan, Michael" w:date="2026-05-12T10:23:00Z" w16du:dateUtc="2026-05-12T17:23:00Z">
              <w:tcPr>
                <w:tcW w:w="79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7DA231D1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9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9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696469</w:t>
            </w:r>
          </w:p>
        </w:tc>
        <w:tc>
          <w:tcPr>
            <w:tcW w:w="703" w:type="dxa"/>
            <w:tcBorders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294" w:author="Noonan, Michael" w:date="2026-05-12T10:23:00Z" w16du:dateUtc="2026-05-12T17:23:00Z">
              <w:tcPr>
                <w:tcW w:w="765" w:type="dxa"/>
                <w:gridSpan w:val="3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525E269F" w14:textId="77777777" w:rsidR="003D4EB1" w:rsidRPr="001D635B" w:rsidRDefault="00000000">
            <w:pPr>
              <w:widowControl w:val="0"/>
              <w:rPr>
                <w:color w:val="000000" w:themeColor="text1"/>
                <w:sz w:val="18"/>
                <w:szCs w:val="18"/>
                <w:rPrChange w:id="29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9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Male</w:t>
            </w:r>
          </w:p>
        </w:tc>
        <w:tc>
          <w:tcPr>
            <w:tcW w:w="705" w:type="dxa"/>
            <w:tcBorders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297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00FC79CE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29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299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</w:t>
            </w:r>
          </w:p>
        </w:tc>
        <w:tc>
          <w:tcPr>
            <w:tcW w:w="705" w:type="dxa"/>
            <w:tcBorders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300" w:author="Noonan, Michael" w:date="2026-05-12T10:23:00Z" w16du:dateUtc="2026-05-12T17:23:00Z">
              <w:tcPr>
                <w:tcW w:w="705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70D997B8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30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302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70</w:t>
            </w:r>
          </w:p>
        </w:tc>
        <w:tc>
          <w:tcPr>
            <w:tcW w:w="1110" w:type="dxa"/>
            <w:tcBorders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303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69E5D69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30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305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2024-05-15</w:t>
            </w:r>
          </w:p>
        </w:tc>
        <w:tc>
          <w:tcPr>
            <w:tcW w:w="1110" w:type="dxa"/>
            <w:tcBorders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306" w:author="Noonan, Michael" w:date="2026-05-12T10:23:00Z" w16du:dateUtc="2026-05-12T17:23:00Z">
              <w:tcPr>
                <w:tcW w:w="111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64727C34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30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308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2025-01-24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tcPrChange w:id="309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</w:tcPr>
            </w:tcPrChange>
          </w:tcPr>
          <w:p w14:paraId="1713C8C9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310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311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60</w:t>
            </w:r>
          </w:p>
        </w:tc>
        <w:tc>
          <w:tcPr>
            <w:tcW w:w="870" w:type="dxa"/>
            <w:tcBorders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312" w:author="Noonan, Michael" w:date="2026-05-12T10:23:00Z" w16du:dateUtc="2026-05-12T17:23:00Z">
              <w:tcPr>
                <w:tcW w:w="87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6D0A7E17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313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314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8.59</w:t>
            </w:r>
          </w:p>
        </w:tc>
        <w:tc>
          <w:tcPr>
            <w:tcW w:w="780" w:type="dxa"/>
            <w:tcBorders>
              <w:bottom w:val="single" w:sz="4" w:space="0" w:color="auto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  <w:tcPrChange w:id="315" w:author="Noonan, Michael" w:date="2026-05-12T10:23:00Z" w16du:dateUtc="2026-05-12T17:23:00Z">
              <w:tcPr>
                <w:tcW w:w="780" w:type="dxa"/>
                <w:gridSpan w:val="2"/>
                <w:tcBorders>
                  <w:top w:val="single" w:sz="6" w:space="0" w:color="CCCCCC"/>
                  <w:left w:val="single" w:sz="6" w:space="0" w:color="CCCCCC"/>
                  <w:bottom w:val="single" w:sz="6" w:space="0" w:color="CCCCCC"/>
                  <w:right w:val="single" w:sz="6" w:space="0" w:color="CCCCCC"/>
                </w:tcBorders>
                <w:tcMar>
                  <w:top w:w="0" w:type="dxa"/>
                  <w:left w:w="40" w:type="dxa"/>
                  <w:bottom w:w="0" w:type="dxa"/>
                  <w:right w:w="40" w:type="dxa"/>
                </w:tcMar>
                <w:vAlign w:val="bottom"/>
              </w:tcPr>
            </w:tcPrChange>
          </w:tcPr>
          <w:p w14:paraId="4694259A" w14:textId="77777777" w:rsidR="003D4EB1" w:rsidRPr="001D635B" w:rsidRDefault="00000000">
            <w:pPr>
              <w:widowControl w:val="0"/>
              <w:jc w:val="center"/>
              <w:rPr>
                <w:color w:val="000000" w:themeColor="text1"/>
                <w:sz w:val="18"/>
                <w:szCs w:val="18"/>
                <w:rPrChange w:id="316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</w:pPr>
            <w:r w:rsidRPr="001D635B">
              <w:rPr>
                <w:color w:val="000000" w:themeColor="text1"/>
                <w:sz w:val="18"/>
                <w:szCs w:val="18"/>
                <w:rPrChange w:id="317" w:author="Noonan, Michael" w:date="2026-05-12T10:23:00Z" w16du:dateUtc="2026-05-12T17:23:00Z">
                  <w:rPr>
                    <w:color w:val="000000" w:themeColor="text1"/>
                    <w:sz w:val="20"/>
                    <w:szCs w:val="20"/>
                  </w:rPr>
                </w:rPrChange>
              </w:rPr>
              <w:t>4,249</w:t>
            </w:r>
          </w:p>
        </w:tc>
      </w:tr>
    </w:tbl>
    <w:p w14:paraId="5547E3BC" w14:textId="6685E3E5" w:rsidR="00B61D93" w:rsidRDefault="00B61D93">
      <w:pPr>
        <w:rPr>
          <w:ins w:id="318" w:author="Noonan, Michael" w:date="2026-05-12T09:34:00Z" w16du:dateUtc="2026-05-12T16:34:00Z"/>
          <w:color w:val="000000" w:themeColor="text1"/>
        </w:rPr>
      </w:pPr>
    </w:p>
    <w:p w14:paraId="29E6EABA" w14:textId="77777777" w:rsidR="00972957" w:rsidRDefault="00972957">
      <w:pPr>
        <w:rPr>
          <w:ins w:id="319" w:author="Noonan, Michael" w:date="2026-05-12T09:41:00Z" w16du:dateUtc="2026-05-12T16:41:00Z"/>
          <w:color w:val="000000" w:themeColor="text1"/>
        </w:rPr>
      </w:pPr>
      <w:ins w:id="320" w:author="Noonan, Michael" w:date="2026-05-12T09:41:00Z" w16du:dateUtc="2026-05-12T16:41:00Z">
        <w:r>
          <w:rPr>
            <w:color w:val="000000" w:themeColor="text1"/>
          </w:rPr>
          <w:br w:type="page"/>
        </w:r>
      </w:ins>
    </w:p>
    <w:p w14:paraId="0B356620" w14:textId="51798C8D" w:rsidR="003326BB" w:rsidRDefault="00972957" w:rsidP="001D635B">
      <w:pPr>
        <w:spacing w:line="480" w:lineRule="auto"/>
        <w:rPr>
          <w:ins w:id="321" w:author="Noonan, Michael" w:date="2026-05-12T10:16:00Z" w16du:dateUtc="2026-05-12T17:16:00Z"/>
          <w:color w:val="000000" w:themeColor="text1"/>
        </w:rPr>
        <w:pPrChange w:id="322" w:author="Noonan, Michael" w:date="2026-05-12T10:22:00Z" w16du:dateUtc="2026-05-12T17:22:00Z">
          <w:pPr/>
        </w:pPrChange>
      </w:pPr>
      <w:ins w:id="323" w:author="Noonan, Michael" w:date="2026-05-12T09:41:00Z" w16du:dateUtc="2026-05-12T16:41:00Z">
        <w:r w:rsidRPr="009219E7">
          <w:rPr>
            <w:b/>
            <w:bCs/>
            <w:color w:val="000000" w:themeColor="text1"/>
          </w:rPr>
          <w:lastRenderedPageBreak/>
          <w:t>Table S</w:t>
        </w:r>
        <w:r>
          <w:rPr>
            <w:b/>
            <w:bCs/>
            <w:color w:val="000000" w:themeColor="text1"/>
          </w:rPr>
          <w:t>2</w:t>
        </w:r>
        <w:r w:rsidRPr="009219E7">
          <w:rPr>
            <w:b/>
            <w:bCs/>
            <w:color w:val="000000" w:themeColor="text1"/>
          </w:rPr>
          <w:t xml:space="preserve">. </w:t>
        </w:r>
      </w:ins>
      <w:ins w:id="324" w:author="Noonan, Michael" w:date="2026-05-12T10:17:00Z" w16du:dateUtc="2026-05-12T17:17:00Z">
        <w:r w:rsidR="003326BB">
          <w:rPr>
            <w:b/>
            <w:bCs/>
            <w:color w:val="000000" w:themeColor="text1"/>
          </w:rPr>
          <w:t>Details on the home-range size and movement</w:t>
        </w:r>
      </w:ins>
      <w:ins w:id="325" w:author="Noonan, Michael" w:date="2026-05-12T10:18:00Z" w16du:dateUtc="2026-05-12T17:18:00Z">
        <w:r w:rsidR="003326BB">
          <w:rPr>
            <w:b/>
            <w:bCs/>
            <w:color w:val="000000" w:themeColor="text1"/>
          </w:rPr>
          <w:t xml:space="preserve"> of </w:t>
        </w:r>
        <w:r w:rsidR="003326BB" w:rsidRPr="009219E7">
          <w:rPr>
            <w:b/>
            <w:bCs/>
            <w:color w:val="000000" w:themeColor="text1"/>
          </w:rPr>
          <w:t xml:space="preserve">the seven jaguars monitored with GPS collars in </w:t>
        </w:r>
        <w:proofErr w:type="spellStart"/>
        <w:r w:rsidR="003326BB" w:rsidRPr="009219E7">
          <w:rPr>
            <w:b/>
            <w:bCs/>
            <w:color w:val="000000" w:themeColor="text1"/>
          </w:rPr>
          <w:t>Maracá-Jipioca</w:t>
        </w:r>
        <w:proofErr w:type="spellEnd"/>
        <w:r w:rsidR="003326BB" w:rsidRPr="009219E7">
          <w:rPr>
            <w:b/>
            <w:bCs/>
            <w:color w:val="000000" w:themeColor="text1"/>
          </w:rPr>
          <w:t>.</w:t>
        </w:r>
      </w:ins>
      <w:ins w:id="326" w:author="Noonan, Michael" w:date="2026-05-12T10:17:00Z" w16du:dateUtc="2026-05-12T17:17:00Z">
        <w:r w:rsidR="003326BB" w:rsidRPr="00983311">
          <w:rPr>
            <w:color w:val="000000" w:themeColor="text1"/>
            <w:rPrChange w:id="327" w:author="Noonan, Michael" w:date="2026-05-12T10:22:00Z" w16du:dateUtc="2026-05-12T17:22:00Z">
              <w:rPr>
                <w:b/>
                <w:bCs/>
                <w:color w:val="000000" w:themeColor="text1"/>
              </w:rPr>
            </w:rPrChange>
          </w:rPr>
          <w:t xml:space="preserve"> </w:t>
        </w:r>
      </w:ins>
      <w:ins w:id="328" w:author="Noonan, Michael" w:date="2026-05-12T10:19:00Z" w16du:dateUtc="2026-05-12T17:19:00Z">
        <w:r w:rsidR="003326BB" w:rsidRPr="00983311">
          <w:rPr>
            <w:color w:val="000000" w:themeColor="text1"/>
            <w:rPrChange w:id="329" w:author="Noonan, Michael" w:date="2026-05-12T10:22:00Z" w16du:dateUtc="2026-05-12T17:22:00Z">
              <w:rPr>
                <w:b/>
                <w:bCs/>
                <w:color w:val="000000" w:themeColor="text1"/>
              </w:rPr>
            </w:rPrChange>
          </w:rPr>
          <w:t>Home-range size</w:t>
        </w:r>
      </w:ins>
      <w:ins w:id="330" w:author="Noonan, Michael" w:date="2026-05-12T10:20:00Z" w16du:dateUtc="2026-05-12T17:20:00Z">
        <w:r w:rsidR="00983311" w:rsidRPr="00983311">
          <w:rPr>
            <w:color w:val="000000" w:themeColor="text1"/>
            <w:rPrChange w:id="331" w:author="Noonan, Michael" w:date="2026-05-12T10:22:00Z" w16du:dateUtc="2026-05-12T17:22:00Z">
              <w:rPr>
                <w:b/>
                <w:bCs/>
                <w:color w:val="000000" w:themeColor="text1"/>
              </w:rPr>
            </w:rPrChange>
          </w:rPr>
          <w:t>s are in km</w:t>
        </w:r>
        <w:r w:rsidR="00983311" w:rsidRPr="00983311">
          <w:rPr>
            <w:color w:val="000000" w:themeColor="text1"/>
            <w:vertAlign w:val="superscript"/>
            <w:rPrChange w:id="332" w:author="Noonan, Michael" w:date="2026-05-12T10:22:00Z" w16du:dateUtc="2026-05-12T17:22:00Z">
              <w:rPr>
                <w:b/>
                <w:bCs/>
                <w:color w:val="000000" w:themeColor="text1"/>
              </w:rPr>
            </w:rPrChange>
          </w:rPr>
          <w:t>2</w:t>
        </w:r>
        <w:r w:rsidR="00983311" w:rsidRPr="00983311">
          <w:rPr>
            <w:color w:val="000000" w:themeColor="text1"/>
          </w:rPr>
          <w:t xml:space="preserve">. The </w:t>
        </w:r>
        <w:r w:rsidR="00983311">
          <w:rPr>
            <w:color w:val="000000" w:themeColor="text1"/>
          </w:rPr>
          <w:t>velocity autocorrelatio</w:t>
        </w:r>
      </w:ins>
      <w:ins w:id="333" w:author="Noonan, Michael" w:date="2026-05-12T10:21:00Z" w16du:dateUtc="2026-05-12T17:21:00Z">
        <w:r w:rsidR="00983311">
          <w:rPr>
            <w:color w:val="000000" w:themeColor="text1"/>
          </w:rPr>
          <w:t xml:space="preserve">n timescales, </w:t>
        </w:r>
      </w:ins>
      <w:proofErr w:type="spellStart"/>
      <w:ins w:id="334" w:author="Noonan, Michael" w:date="2026-05-12T10:20:00Z" w16du:dateUtc="2026-05-12T17:20:00Z">
        <w:r w:rsidR="00983311" w:rsidRPr="00983311">
          <w:rPr>
            <w:color w:val="000000" w:themeColor="text1"/>
          </w:rPr>
          <w:t>τ</w:t>
        </w:r>
        <w:r w:rsidR="00983311" w:rsidRPr="00983311">
          <w:rPr>
            <w:color w:val="000000" w:themeColor="text1"/>
            <w:vertAlign w:val="subscript"/>
            <w:rPrChange w:id="335" w:author="Noonan, Michael" w:date="2026-05-12T10:21:00Z" w16du:dateUtc="2026-05-12T17:21:00Z">
              <w:rPr>
                <w:color w:val="000000" w:themeColor="text1"/>
              </w:rPr>
            </w:rPrChange>
          </w:rPr>
          <w:t>velocity</w:t>
        </w:r>
      </w:ins>
      <w:proofErr w:type="spellEnd"/>
      <w:ins w:id="336" w:author="Noonan, Michael" w:date="2026-05-12T10:21:00Z" w16du:dateUtc="2026-05-12T17:21:00Z">
        <w:r w:rsidR="00983311">
          <w:rPr>
            <w:color w:val="000000" w:themeColor="text1"/>
          </w:rPr>
          <w:t xml:space="preserve">, are </w:t>
        </w:r>
      </w:ins>
      <w:ins w:id="337" w:author="Noonan, Michael" w:date="2026-05-12T10:20:00Z" w16du:dateUtc="2026-05-12T17:20:00Z">
        <w:r w:rsidR="00983311">
          <w:rPr>
            <w:color w:val="000000" w:themeColor="text1"/>
          </w:rPr>
          <w:t>a measure of directional persistence</w:t>
        </w:r>
      </w:ins>
      <w:ins w:id="338" w:author="Noonan, Michael" w:date="2026-05-12T10:21:00Z" w16du:dateUtc="2026-05-12T17:21:00Z">
        <w:r w:rsidR="00983311">
          <w:rPr>
            <w:color w:val="000000" w:themeColor="text1"/>
          </w:rPr>
          <w:t xml:space="preserve"> in units of minutes. The movement speeds are i</w:t>
        </w:r>
      </w:ins>
      <w:ins w:id="339" w:author="Noonan, Michael" w:date="2026-05-12T10:22:00Z" w16du:dateUtc="2026-05-12T17:22:00Z">
        <w:r w:rsidR="00983311">
          <w:rPr>
            <w:color w:val="000000" w:themeColor="text1"/>
          </w:rPr>
          <w:t>n unites of km/day.</w:t>
        </w:r>
      </w:ins>
      <w:ins w:id="340" w:author="Noonan, Michael" w:date="2026-05-12T10:20:00Z" w16du:dateUtc="2026-05-12T17:20:00Z">
        <w:r w:rsidR="00983311">
          <w:rPr>
            <w:color w:val="000000" w:themeColor="text1"/>
          </w:rPr>
          <w:t xml:space="preserve"> </w:t>
        </w:r>
      </w:ins>
      <w:ins w:id="341" w:author="Noonan, Michael" w:date="2026-05-12T10:17:00Z" w16du:dateUtc="2026-05-12T17:17:00Z">
        <w:r w:rsidR="003326BB" w:rsidRPr="00115B85">
          <w:rPr>
            <w:color w:val="000000" w:themeColor="text1"/>
          </w:rPr>
          <w:t>One of the females, named Iemanjá, was recaptured during the second field campaign and fitted with a new collar (*).</w:t>
        </w:r>
      </w:ins>
      <w:ins w:id="342" w:author="Noonan, Michael" w:date="2026-05-12T10:16:00Z" w16du:dateUtc="2026-05-12T17:16:00Z">
        <w:r w:rsidR="003326BB">
          <w:rPr>
            <w:b/>
            <w:bCs/>
            <w:color w:val="000000" w:themeColor="text1"/>
          </w:rPr>
          <w:br/>
        </w:r>
      </w:ins>
    </w:p>
    <w:tbl>
      <w:tblPr>
        <w:tblW w:w="8931" w:type="dxa"/>
        <w:tblLook w:val="04A0" w:firstRow="1" w:lastRow="0" w:firstColumn="1" w:lastColumn="0" w:noHBand="0" w:noVBand="1"/>
        <w:tblPrChange w:id="343" w:author="Noonan, Michael" w:date="2026-05-12T10:16:00Z" w16du:dateUtc="2026-05-12T17:16:00Z">
          <w:tblPr>
            <w:tblW w:w="8440" w:type="dxa"/>
            <w:tblLook w:val="04A0" w:firstRow="1" w:lastRow="0" w:firstColumn="1" w:lastColumn="0" w:noHBand="0" w:noVBand="1"/>
          </w:tblPr>
        </w:tblPrChange>
      </w:tblPr>
      <w:tblGrid>
        <w:gridCol w:w="1300"/>
        <w:gridCol w:w="1300"/>
        <w:gridCol w:w="2503"/>
        <w:gridCol w:w="1701"/>
        <w:gridCol w:w="2127"/>
        <w:tblGridChange w:id="344">
          <w:tblGrid>
            <w:gridCol w:w="1300"/>
            <w:gridCol w:w="1300"/>
            <w:gridCol w:w="2360"/>
            <w:gridCol w:w="143"/>
            <w:gridCol w:w="1457"/>
            <w:gridCol w:w="244"/>
            <w:gridCol w:w="1636"/>
            <w:gridCol w:w="491"/>
          </w:tblGrid>
        </w:tblGridChange>
      </w:tblGrid>
      <w:tr w:rsidR="003326BB" w:rsidRPr="001D635B" w14:paraId="39D4881E" w14:textId="77777777" w:rsidTr="003326BB">
        <w:trPr>
          <w:trHeight w:val="300"/>
          <w:ins w:id="345" w:author="Noonan, Michael" w:date="2026-05-12T10:16:00Z" w16du:dateUtc="2026-05-12T17:16:00Z"/>
          <w:trPrChange w:id="346" w:author="Noonan, Michael" w:date="2026-05-12T10:16:00Z" w16du:dateUtc="2026-05-12T17:16:00Z">
            <w:trPr>
              <w:gridAfter w:val="0"/>
              <w:trHeight w:val="300"/>
            </w:trPr>
          </w:trPrChange>
        </w:trPr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  <w:tcPrChange w:id="347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1A9B9113" w14:textId="77777777" w:rsidR="003326BB" w:rsidRPr="001D635B" w:rsidRDefault="003326BB">
            <w:pPr>
              <w:jc w:val="center"/>
              <w:rPr>
                <w:ins w:id="348" w:author="Noonan, Michael" w:date="2026-05-12T10:16:00Z" w16du:dateUtc="2026-05-12T17:16:00Z"/>
                <w:b/>
                <w:bCs/>
                <w:color w:val="000000"/>
                <w:sz w:val="18"/>
                <w:szCs w:val="18"/>
                <w:rPrChange w:id="349" w:author="Noonan, Michael" w:date="2026-05-12T10:22:00Z" w16du:dateUtc="2026-05-12T17:22:00Z">
                  <w:rPr>
                    <w:ins w:id="350" w:author="Noonan, Michael" w:date="2026-05-12T10:16:00Z" w16du:dateUtc="2026-05-12T17:16:00Z"/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51" w:author="Noonan, Michael" w:date="2026-05-12T10:16:00Z" w16du:dateUtc="2026-05-12T17:16:00Z">
              <w:r w:rsidRPr="001D635B">
                <w:rPr>
                  <w:b/>
                  <w:bCs/>
                  <w:color w:val="000000" w:themeColor="text1"/>
                  <w:sz w:val="18"/>
                  <w:szCs w:val="18"/>
                  <w:rPrChange w:id="352" w:author="Noonan, Michael" w:date="2026-05-12T10:22:00Z" w16du:dateUtc="2026-05-12T17:22:00Z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</w:rPrChange>
                </w:rPr>
                <w:t>Name</w:t>
              </w:r>
            </w:ins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  <w:tcPrChange w:id="353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5D194943" w14:textId="77777777" w:rsidR="003326BB" w:rsidRPr="001D635B" w:rsidRDefault="003326BB">
            <w:pPr>
              <w:jc w:val="center"/>
              <w:rPr>
                <w:ins w:id="354" w:author="Noonan, Michael" w:date="2026-05-12T10:16:00Z" w16du:dateUtc="2026-05-12T17:16:00Z"/>
                <w:b/>
                <w:bCs/>
                <w:color w:val="000000"/>
                <w:sz w:val="18"/>
                <w:szCs w:val="18"/>
                <w:rPrChange w:id="355" w:author="Noonan, Michael" w:date="2026-05-12T10:22:00Z" w16du:dateUtc="2026-05-12T17:22:00Z">
                  <w:rPr>
                    <w:ins w:id="356" w:author="Noonan, Michael" w:date="2026-05-12T10:16:00Z" w16du:dateUtc="2026-05-12T17:16:00Z"/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57" w:author="Noonan, Michael" w:date="2026-05-12T10:16:00Z" w16du:dateUtc="2026-05-12T17:16:00Z">
              <w:r w:rsidRPr="001D635B">
                <w:rPr>
                  <w:b/>
                  <w:bCs/>
                  <w:color w:val="000000" w:themeColor="text1"/>
                  <w:sz w:val="18"/>
                  <w:szCs w:val="18"/>
                  <w:rPrChange w:id="358" w:author="Noonan, Michael" w:date="2026-05-12T10:22:00Z" w16du:dateUtc="2026-05-12T17:22:00Z">
                    <w:rPr>
                      <w:rFonts w:ascii="Calibri" w:hAnsi="Calibri" w:cs="Calibri"/>
                      <w:b/>
                      <w:bCs/>
                      <w:color w:val="000000" w:themeColor="text1"/>
                      <w:sz w:val="20"/>
                      <w:szCs w:val="20"/>
                    </w:rPr>
                  </w:rPrChange>
                </w:rPr>
                <w:t>Sex</w:t>
              </w:r>
            </w:ins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  <w:tcPrChange w:id="359" w:author="Noonan, Michael" w:date="2026-05-12T10:16:00Z" w16du:dateUtc="2026-05-12T17:16:00Z">
              <w:tcPr>
                <w:tcW w:w="23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2E1C747F" w14:textId="77777777" w:rsidR="003326BB" w:rsidRPr="001D635B" w:rsidRDefault="003326BB">
            <w:pPr>
              <w:jc w:val="center"/>
              <w:rPr>
                <w:ins w:id="360" w:author="Noonan, Michael" w:date="2026-05-12T10:16:00Z" w16du:dateUtc="2026-05-12T17:16:00Z"/>
                <w:b/>
                <w:bCs/>
                <w:color w:val="000000"/>
                <w:sz w:val="18"/>
                <w:szCs w:val="18"/>
                <w:rPrChange w:id="361" w:author="Noonan, Michael" w:date="2026-05-12T10:22:00Z" w16du:dateUtc="2026-05-12T17:22:00Z">
                  <w:rPr>
                    <w:ins w:id="362" w:author="Noonan, Michael" w:date="2026-05-12T10:16:00Z" w16du:dateUtc="2026-05-12T17:16:00Z"/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63" w:author="Noonan, Michael" w:date="2026-05-12T10:16:00Z" w16du:dateUtc="2026-05-12T17:16:00Z">
              <w:r w:rsidRPr="001D635B">
                <w:rPr>
                  <w:b/>
                  <w:bCs/>
                  <w:color w:val="000000"/>
                  <w:sz w:val="18"/>
                  <w:szCs w:val="18"/>
                  <w:rPrChange w:id="364" w:author="Noonan, Michael" w:date="2026-05-12T10:22:00Z" w16du:dateUtc="2026-05-12T17:22:00Z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Home-Range Area (95% CI)</w:t>
              </w:r>
            </w:ins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  <w:tcPrChange w:id="365" w:author="Noonan, Michael" w:date="2026-05-12T10:16:00Z" w16du:dateUtc="2026-05-12T17:16:00Z">
              <w:tcPr>
                <w:tcW w:w="160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14ADE7DC" w14:textId="66F482DF" w:rsidR="003326BB" w:rsidRPr="001D635B" w:rsidRDefault="003326BB">
            <w:pPr>
              <w:jc w:val="center"/>
              <w:rPr>
                <w:ins w:id="366" w:author="Noonan, Michael" w:date="2026-05-12T10:16:00Z" w16du:dateUtc="2026-05-12T17:16:00Z"/>
                <w:b/>
                <w:bCs/>
                <w:color w:val="000000"/>
                <w:sz w:val="18"/>
                <w:szCs w:val="18"/>
                <w:rPrChange w:id="367" w:author="Noonan, Michael" w:date="2026-05-12T10:22:00Z" w16du:dateUtc="2026-05-12T17:22:00Z">
                  <w:rPr>
                    <w:ins w:id="368" w:author="Noonan, Michael" w:date="2026-05-12T10:16:00Z" w16du:dateUtc="2026-05-12T17:16:00Z"/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proofErr w:type="spellStart"/>
            <w:ins w:id="369" w:author="Noonan, Michael" w:date="2026-05-12T10:19:00Z" w16du:dateUtc="2026-05-12T17:19:00Z">
              <w:r w:rsidRPr="001D635B">
                <w:rPr>
                  <w:b/>
                  <w:bCs/>
                  <w:color w:val="000000"/>
                  <w:sz w:val="18"/>
                  <w:szCs w:val="18"/>
                  <w:rPrChange w:id="370" w:author="Noonan, Michael" w:date="2026-05-12T10:22:00Z" w16du:dateUtc="2026-05-12T17:22:00Z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τ</w:t>
              </w:r>
            </w:ins>
            <w:ins w:id="371" w:author="Noonan, Michael" w:date="2026-05-12T10:16:00Z" w16du:dateUtc="2026-05-12T17:16:00Z">
              <w:r w:rsidRPr="001D635B">
                <w:rPr>
                  <w:b/>
                  <w:bCs/>
                  <w:color w:val="000000"/>
                  <w:sz w:val="18"/>
                  <w:szCs w:val="18"/>
                  <w:vertAlign w:val="subscript"/>
                  <w:rPrChange w:id="372" w:author="Noonan, Michael" w:date="2026-05-12T10:22:00Z" w16du:dateUtc="2026-05-12T17:22:00Z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v</w:t>
              </w:r>
            </w:ins>
            <w:ins w:id="373" w:author="Noonan, Michael" w:date="2026-05-12T10:19:00Z" w16du:dateUtc="2026-05-12T17:19:00Z">
              <w:r w:rsidRPr="001D635B">
                <w:rPr>
                  <w:b/>
                  <w:bCs/>
                  <w:color w:val="000000"/>
                  <w:sz w:val="18"/>
                  <w:szCs w:val="18"/>
                  <w:vertAlign w:val="subscript"/>
                  <w:rPrChange w:id="374" w:author="Noonan, Michael" w:date="2026-05-12T10:22:00Z" w16du:dateUtc="2026-05-12T17:22:00Z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  <w:vertAlign w:val="subscript"/>
                    </w:rPr>
                  </w:rPrChange>
                </w:rPr>
                <w:t>elocity</w:t>
              </w:r>
            </w:ins>
            <w:proofErr w:type="spellEnd"/>
            <w:ins w:id="375" w:author="Noonan, Michael" w:date="2026-05-12T10:16:00Z" w16du:dateUtc="2026-05-12T17:16:00Z">
              <w:r w:rsidRPr="001D635B">
                <w:rPr>
                  <w:b/>
                  <w:bCs/>
                  <w:color w:val="000000"/>
                  <w:sz w:val="18"/>
                  <w:szCs w:val="18"/>
                  <w:rPrChange w:id="376" w:author="Noonan, Michael" w:date="2026-05-12T10:22:00Z" w16du:dateUtc="2026-05-12T17:22:00Z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 xml:space="preserve"> (95% CI)</w:t>
              </w:r>
            </w:ins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  <w:tcPrChange w:id="377" w:author="Noonan, Michael" w:date="2026-05-12T10:16:00Z" w16du:dateUtc="2026-05-12T17:16:00Z">
              <w:tcPr>
                <w:tcW w:w="18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6EA48D7B" w14:textId="77777777" w:rsidR="003326BB" w:rsidRPr="001D635B" w:rsidRDefault="003326BB">
            <w:pPr>
              <w:jc w:val="center"/>
              <w:rPr>
                <w:ins w:id="378" w:author="Noonan, Michael" w:date="2026-05-12T10:16:00Z" w16du:dateUtc="2026-05-12T17:16:00Z"/>
                <w:b/>
                <w:bCs/>
                <w:color w:val="000000"/>
                <w:sz w:val="18"/>
                <w:szCs w:val="18"/>
                <w:rPrChange w:id="379" w:author="Noonan, Michael" w:date="2026-05-12T10:22:00Z" w16du:dateUtc="2026-05-12T17:22:00Z">
                  <w:rPr>
                    <w:ins w:id="380" w:author="Noonan, Michael" w:date="2026-05-12T10:16:00Z" w16du:dateUtc="2026-05-12T17:16:00Z"/>
                    <w:rFonts w:ascii="Calibri" w:hAnsi="Calibri" w:cs="Calibri"/>
                    <w:b/>
                    <w:bCs/>
                    <w:color w:val="000000"/>
                    <w:sz w:val="20"/>
                    <w:szCs w:val="20"/>
                  </w:rPr>
                </w:rPrChange>
              </w:rPr>
            </w:pPr>
            <w:ins w:id="381" w:author="Noonan, Michael" w:date="2026-05-12T10:16:00Z" w16du:dateUtc="2026-05-12T17:16:00Z">
              <w:r w:rsidRPr="001D635B">
                <w:rPr>
                  <w:b/>
                  <w:bCs/>
                  <w:color w:val="000000"/>
                  <w:sz w:val="18"/>
                  <w:szCs w:val="18"/>
                  <w:rPrChange w:id="382" w:author="Noonan, Michael" w:date="2026-05-12T10:22:00Z" w16du:dateUtc="2026-05-12T17:22:00Z">
                    <w:rPr>
                      <w:rFonts w:ascii="Calibri" w:hAnsi="Calibri" w:cs="Calibri"/>
                      <w:b/>
                      <w:bCs/>
                      <w:color w:val="000000"/>
                      <w:sz w:val="20"/>
                      <w:szCs w:val="20"/>
                    </w:rPr>
                  </w:rPrChange>
                </w:rPr>
                <w:t>Speed (95% CI)</w:t>
              </w:r>
            </w:ins>
          </w:p>
        </w:tc>
      </w:tr>
      <w:tr w:rsidR="003326BB" w:rsidRPr="001D635B" w14:paraId="24F6DED5" w14:textId="77777777" w:rsidTr="003326BB">
        <w:trPr>
          <w:trHeight w:val="300"/>
          <w:ins w:id="383" w:author="Noonan, Michael" w:date="2026-05-12T10:16:00Z" w16du:dateUtc="2026-05-12T17:16:00Z"/>
          <w:trPrChange w:id="384" w:author="Noonan, Michael" w:date="2026-05-12T10:16:00Z" w16du:dateUtc="2026-05-12T17:16:00Z">
            <w:trPr>
              <w:gridAfter w:val="0"/>
              <w:trHeight w:val="300"/>
            </w:trPr>
          </w:trPrChange>
        </w:trPr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  <w:tcPrChange w:id="385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2976B80C" w14:textId="77777777" w:rsidR="003326BB" w:rsidRPr="001D635B" w:rsidRDefault="003326BB">
            <w:pPr>
              <w:jc w:val="center"/>
              <w:rPr>
                <w:ins w:id="386" w:author="Noonan, Michael" w:date="2026-05-12T10:16:00Z" w16du:dateUtc="2026-05-12T17:16:00Z"/>
                <w:color w:val="000000"/>
                <w:sz w:val="18"/>
                <w:szCs w:val="18"/>
                <w:rPrChange w:id="387" w:author="Noonan, Michael" w:date="2026-05-12T10:22:00Z" w16du:dateUtc="2026-05-12T17:22:00Z">
                  <w:rPr>
                    <w:ins w:id="388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389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390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Iemanja1</w:t>
              </w:r>
            </w:ins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  <w:tcPrChange w:id="391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4A7F7355" w14:textId="77777777" w:rsidR="003326BB" w:rsidRPr="001D635B" w:rsidRDefault="003326BB">
            <w:pPr>
              <w:jc w:val="center"/>
              <w:rPr>
                <w:ins w:id="392" w:author="Noonan, Michael" w:date="2026-05-12T10:16:00Z" w16du:dateUtc="2026-05-12T17:16:00Z"/>
                <w:color w:val="000000"/>
                <w:sz w:val="18"/>
                <w:szCs w:val="18"/>
                <w:rPrChange w:id="393" w:author="Noonan, Michael" w:date="2026-05-12T10:22:00Z" w16du:dateUtc="2026-05-12T17:22:00Z">
                  <w:rPr>
                    <w:ins w:id="394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395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396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Female</w:t>
              </w:r>
            </w:ins>
          </w:p>
        </w:tc>
        <w:tc>
          <w:tcPr>
            <w:tcW w:w="250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  <w:tcPrChange w:id="397" w:author="Noonan, Michael" w:date="2026-05-12T10:16:00Z" w16du:dateUtc="2026-05-12T17:16:00Z">
              <w:tcPr>
                <w:tcW w:w="23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16786EF4" w14:textId="77777777" w:rsidR="003326BB" w:rsidRPr="001D635B" w:rsidRDefault="003326BB">
            <w:pPr>
              <w:jc w:val="center"/>
              <w:rPr>
                <w:ins w:id="398" w:author="Noonan, Michael" w:date="2026-05-12T10:16:00Z" w16du:dateUtc="2026-05-12T17:16:00Z"/>
                <w:color w:val="000000"/>
                <w:sz w:val="18"/>
                <w:szCs w:val="18"/>
                <w:rPrChange w:id="399" w:author="Noonan, Michael" w:date="2026-05-12T10:22:00Z" w16du:dateUtc="2026-05-12T17:22:00Z">
                  <w:rPr>
                    <w:ins w:id="400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01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402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19.5 (15.9 - 23.3)</w:t>
              </w:r>
            </w:ins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  <w:tcPrChange w:id="403" w:author="Noonan, Michael" w:date="2026-05-12T10:16:00Z" w16du:dateUtc="2026-05-12T17:16:00Z">
              <w:tcPr>
                <w:tcW w:w="160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25454FC6" w14:textId="77777777" w:rsidR="003326BB" w:rsidRPr="001D635B" w:rsidRDefault="003326BB">
            <w:pPr>
              <w:jc w:val="center"/>
              <w:rPr>
                <w:ins w:id="404" w:author="Noonan, Michael" w:date="2026-05-12T10:16:00Z" w16du:dateUtc="2026-05-12T17:16:00Z"/>
                <w:color w:val="000000"/>
                <w:sz w:val="18"/>
                <w:szCs w:val="18"/>
                <w:rPrChange w:id="405" w:author="Noonan, Michael" w:date="2026-05-12T10:22:00Z" w16du:dateUtc="2026-05-12T17:22:00Z">
                  <w:rPr>
                    <w:ins w:id="406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07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408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17.7 (17.1 - 18.3)</w:t>
              </w:r>
            </w:ins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  <w:tcPrChange w:id="409" w:author="Noonan, Michael" w:date="2026-05-12T10:16:00Z" w16du:dateUtc="2026-05-12T17:16:00Z">
              <w:tcPr>
                <w:tcW w:w="18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6F121D31" w14:textId="77777777" w:rsidR="003326BB" w:rsidRPr="001D635B" w:rsidRDefault="003326BB">
            <w:pPr>
              <w:jc w:val="center"/>
              <w:rPr>
                <w:ins w:id="410" w:author="Noonan, Michael" w:date="2026-05-12T10:16:00Z" w16du:dateUtc="2026-05-12T17:16:00Z"/>
                <w:color w:val="000000"/>
                <w:sz w:val="18"/>
                <w:szCs w:val="18"/>
                <w:rPrChange w:id="411" w:author="Noonan, Michael" w:date="2026-05-12T10:22:00Z" w16du:dateUtc="2026-05-12T17:22:00Z">
                  <w:rPr>
                    <w:ins w:id="412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13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414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8.05 (7.97 - 8.13)</w:t>
              </w:r>
            </w:ins>
          </w:p>
        </w:tc>
      </w:tr>
      <w:tr w:rsidR="003326BB" w:rsidRPr="001D635B" w14:paraId="2FB792AE" w14:textId="77777777" w:rsidTr="003326BB">
        <w:trPr>
          <w:trHeight w:val="300"/>
          <w:ins w:id="415" w:author="Noonan, Michael" w:date="2026-05-12T10:16:00Z" w16du:dateUtc="2026-05-12T17:16:00Z"/>
          <w:trPrChange w:id="416" w:author="Noonan, Michael" w:date="2026-05-12T10:16:00Z" w16du:dateUtc="2026-05-12T17:16:00Z">
            <w:trPr>
              <w:gridAfter w:val="0"/>
              <w:trHeight w:val="300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  <w:tcPrChange w:id="417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2DCF58F0" w14:textId="77777777" w:rsidR="003326BB" w:rsidRPr="001D635B" w:rsidRDefault="003326BB">
            <w:pPr>
              <w:jc w:val="center"/>
              <w:rPr>
                <w:ins w:id="418" w:author="Noonan, Michael" w:date="2026-05-12T10:16:00Z" w16du:dateUtc="2026-05-12T17:16:00Z"/>
                <w:color w:val="000000"/>
                <w:sz w:val="18"/>
                <w:szCs w:val="18"/>
                <w:rPrChange w:id="419" w:author="Noonan, Michael" w:date="2026-05-12T10:22:00Z" w16du:dateUtc="2026-05-12T17:22:00Z">
                  <w:rPr>
                    <w:ins w:id="420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21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422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Iara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  <w:tcPrChange w:id="423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0693B493" w14:textId="77777777" w:rsidR="003326BB" w:rsidRPr="001D635B" w:rsidRDefault="003326BB">
            <w:pPr>
              <w:jc w:val="center"/>
              <w:rPr>
                <w:ins w:id="424" w:author="Noonan, Michael" w:date="2026-05-12T10:16:00Z" w16du:dateUtc="2026-05-12T17:16:00Z"/>
                <w:color w:val="000000"/>
                <w:sz w:val="18"/>
                <w:szCs w:val="18"/>
                <w:rPrChange w:id="425" w:author="Noonan, Michael" w:date="2026-05-12T10:22:00Z" w16du:dateUtc="2026-05-12T17:22:00Z">
                  <w:rPr>
                    <w:ins w:id="426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27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428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Female</w:t>
              </w:r>
            </w:ins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29" w:author="Noonan, Michael" w:date="2026-05-12T10:16:00Z" w16du:dateUtc="2026-05-12T17:16:00Z">
              <w:tcPr>
                <w:tcW w:w="23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6B832685" w14:textId="77777777" w:rsidR="003326BB" w:rsidRPr="001D635B" w:rsidRDefault="003326BB">
            <w:pPr>
              <w:jc w:val="center"/>
              <w:rPr>
                <w:ins w:id="430" w:author="Noonan, Michael" w:date="2026-05-12T10:16:00Z" w16du:dateUtc="2026-05-12T17:16:00Z"/>
                <w:color w:val="000000"/>
                <w:sz w:val="18"/>
                <w:szCs w:val="18"/>
                <w:rPrChange w:id="431" w:author="Noonan, Michael" w:date="2026-05-12T10:22:00Z" w16du:dateUtc="2026-05-12T17:22:00Z">
                  <w:rPr>
                    <w:ins w:id="432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33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434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23.3 (18.5 - 28.6)</w:t>
              </w:r>
            </w:ins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35" w:author="Noonan, Michael" w:date="2026-05-12T10:16:00Z" w16du:dateUtc="2026-05-12T17:16:00Z">
              <w:tcPr>
                <w:tcW w:w="160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2169A239" w14:textId="77777777" w:rsidR="003326BB" w:rsidRPr="001D635B" w:rsidRDefault="003326BB">
            <w:pPr>
              <w:jc w:val="center"/>
              <w:rPr>
                <w:ins w:id="436" w:author="Noonan, Michael" w:date="2026-05-12T10:16:00Z" w16du:dateUtc="2026-05-12T17:16:00Z"/>
                <w:color w:val="000000"/>
                <w:sz w:val="18"/>
                <w:szCs w:val="18"/>
                <w:rPrChange w:id="437" w:author="Noonan, Michael" w:date="2026-05-12T10:22:00Z" w16du:dateUtc="2026-05-12T17:22:00Z">
                  <w:rPr>
                    <w:ins w:id="438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39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440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17.0 (16.5 - 17.5)</w:t>
              </w:r>
            </w:ins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41" w:author="Noonan, Michael" w:date="2026-05-12T10:16:00Z" w16du:dateUtc="2026-05-12T17:16:00Z">
              <w:tcPr>
                <w:tcW w:w="18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6C811961" w14:textId="77777777" w:rsidR="003326BB" w:rsidRPr="001D635B" w:rsidRDefault="003326BB">
            <w:pPr>
              <w:jc w:val="center"/>
              <w:rPr>
                <w:ins w:id="442" w:author="Noonan, Michael" w:date="2026-05-12T10:16:00Z" w16du:dateUtc="2026-05-12T17:16:00Z"/>
                <w:color w:val="000000"/>
                <w:sz w:val="18"/>
                <w:szCs w:val="18"/>
                <w:rPrChange w:id="443" w:author="Noonan, Michael" w:date="2026-05-12T10:22:00Z" w16du:dateUtc="2026-05-12T17:22:00Z">
                  <w:rPr>
                    <w:ins w:id="444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45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446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7.23 (7.14 - 7.32)</w:t>
              </w:r>
            </w:ins>
          </w:p>
        </w:tc>
      </w:tr>
      <w:tr w:rsidR="003326BB" w:rsidRPr="001D635B" w14:paraId="7744FED7" w14:textId="77777777" w:rsidTr="003326BB">
        <w:trPr>
          <w:trHeight w:val="300"/>
          <w:ins w:id="447" w:author="Noonan, Michael" w:date="2026-05-12T10:16:00Z" w16du:dateUtc="2026-05-12T17:16:00Z"/>
          <w:trPrChange w:id="448" w:author="Noonan, Michael" w:date="2026-05-12T10:16:00Z" w16du:dateUtc="2026-05-12T17:16:00Z">
            <w:trPr>
              <w:gridAfter w:val="0"/>
              <w:trHeight w:val="300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  <w:tcPrChange w:id="449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3082DB2E" w14:textId="77777777" w:rsidR="003326BB" w:rsidRPr="001D635B" w:rsidRDefault="003326BB">
            <w:pPr>
              <w:jc w:val="center"/>
              <w:rPr>
                <w:ins w:id="450" w:author="Noonan, Michael" w:date="2026-05-12T10:16:00Z" w16du:dateUtc="2026-05-12T17:16:00Z"/>
                <w:color w:val="000000"/>
                <w:sz w:val="18"/>
                <w:szCs w:val="18"/>
                <w:rPrChange w:id="451" w:author="Noonan, Michael" w:date="2026-05-12T10:22:00Z" w16du:dateUtc="2026-05-12T17:22:00Z">
                  <w:rPr>
                    <w:ins w:id="452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53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454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Netuno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  <w:tcPrChange w:id="455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271F2F81" w14:textId="77777777" w:rsidR="003326BB" w:rsidRPr="001D635B" w:rsidRDefault="003326BB">
            <w:pPr>
              <w:jc w:val="center"/>
              <w:rPr>
                <w:ins w:id="456" w:author="Noonan, Michael" w:date="2026-05-12T10:16:00Z" w16du:dateUtc="2026-05-12T17:16:00Z"/>
                <w:color w:val="000000"/>
                <w:sz w:val="18"/>
                <w:szCs w:val="18"/>
                <w:rPrChange w:id="457" w:author="Noonan, Michael" w:date="2026-05-12T10:22:00Z" w16du:dateUtc="2026-05-12T17:22:00Z">
                  <w:rPr>
                    <w:ins w:id="458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59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460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Male</w:t>
              </w:r>
            </w:ins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61" w:author="Noonan, Michael" w:date="2026-05-12T10:16:00Z" w16du:dateUtc="2026-05-12T17:16:00Z">
              <w:tcPr>
                <w:tcW w:w="23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726E3FC0" w14:textId="77777777" w:rsidR="003326BB" w:rsidRPr="001D635B" w:rsidRDefault="003326BB">
            <w:pPr>
              <w:jc w:val="center"/>
              <w:rPr>
                <w:ins w:id="462" w:author="Noonan, Michael" w:date="2026-05-12T10:16:00Z" w16du:dateUtc="2026-05-12T17:16:00Z"/>
                <w:color w:val="000000"/>
                <w:sz w:val="18"/>
                <w:szCs w:val="18"/>
                <w:rPrChange w:id="463" w:author="Noonan, Michael" w:date="2026-05-12T10:22:00Z" w16du:dateUtc="2026-05-12T17:22:00Z">
                  <w:rPr>
                    <w:ins w:id="464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65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466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86.3 (59.9 - 117.3)</w:t>
              </w:r>
            </w:ins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67" w:author="Noonan, Michael" w:date="2026-05-12T10:16:00Z" w16du:dateUtc="2026-05-12T17:16:00Z">
              <w:tcPr>
                <w:tcW w:w="160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0A90AB6E" w14:textId="77777777" w:rsidR="003326BB" w:rsidRPr="001D635B" w:rsidRDefault="003326BB">
            <w:pPr>
              <w:jc w:val="center"/>
              <w:rPr>
                <w:ins w:id="468" w:author="Noonan, Michael" w:date="2026-05-12T10:16:00Z" w16du:dateUtc="2026-05-12T17:16:00Z"/>
                <w:color w:val="000000"/>
                <w:sz w:val="18"/>
                <w:szCs w:val="18"/>
                <w:rPrChange w:id="469" w:author="Noonan, Michael" w:date="2026-05-12T10:22:00Z" w16du:dateUtc="2026-05-12T17:22:00Z">
                  <w:rPr>
                    <w:ins w:id="470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71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472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24.0 (23.4 - 24.7)</w:t>
              </w:r>
            </w:ins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73" w:author="Noonan, Michael" w:date="2026-05-12T10:16:00Z" w16du:dateUtc="2026-05-12T17:16:00Z">
              <w:tcPr>
                <w:tcW w:w="18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6B0D460B" w14:textId="77777777" w:rsidR="003326BB" w:rsidRPr="001D635B" w:rsidRDefault="003326BB">
            <w:pPr>
              <w:jc w:val="center"/>
              <w:rPr>
                <w:ins w:id="474" w:author="Noonan, Michael" w:date="2026-05-12T10:16:00Z" w16du:dateUtc="2026-05-12T17:16:00Z"/>
                <w:color w:val="000000"/>
                <w:sz w:val="18"/>
                <w:szCs w:val="18"/>
                <w:rPrChange w:id="475" w:author="Noonan, Michael" w:date="2026-05-12T10:22:00Z" w16du:dateUtc="2026-05-12T17:22:00Z">
                  <w:rPr>
                    <w:ins w:id="476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77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478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10.36 (10.26 - 10.45)</w:t>
              </w:r>
            </w:ins>
          </w:p>
        </w:tc>
      </w:tr>
      <w:tr w:rsidR="003326BB" w:rsidRPr="001D635B" w14:paraId="25CDE264" w14:textId="77777777" w:rsidTr="003326BB">
        <w:trPr>
          <w:trHeight w:val="300"/>
          <w:ins w:id="479" w:author="Noonan, Michael" w:date="2026-05-12T10:16:00Z" w16du:dateUtc="2026-05-12T17:16:00Z"/>
          <w:trPrChange w:id="480" w:author="Noonan, Michael" w:date="2026-05-12T10:16:00Z" w16du:dateUtc="2026-05-12T17:16:00Z">
            <w:trPr>
              <w:gridAfter w:val="0"/>
              <w:trHeight w:val="300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  <w:tcPrChange w:id="481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2CF17F35" w14:textId="77777777" w:rsidR="003326BB" w:rsidRPr="001D635B" w:rsidRDefault="003326BB">
            <w:pPr>
              <w:jc w:val="center"/>
              <w:rPr>
                <w:ins w:id="482" w:author="Noonan, Michael" w:date="2026-05-12T10:16:00Z" w16du:dateUtc="2026-05-12T17:16:00Z"/>
                <w:color w:val="000000"/>
                <w:sz w:val="18"/>
                <w:szCs w:val="18"/>
                <w:rPrChange w:id="483" w:author="Noonan, Michael" w:date="2026-05-12T10:22:00Z" w16du:dateUtc="2026-05-12T17:22:00Z">
                  <w:rPr>
                    <w:ins w:id="484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85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486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Iemanja2*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  <w:tcPrChange w:id="487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47A9ECE5" w14:textId="77777777" w:rsidR="003326BB" w:rsidRPr="001D635B" w:rsidRDefault="003326BB">
            <w:pPr>
              <w:jc w:val="center"/>
              <w:rPr>
                <w:ins w:id="488" w:author="Noonan, Michael" w:date="2026-05-12T10:16:00Z" w16du:dateUtc="2026-05-12T17:16:00Z"/>
                <w:color w:val="000000"/>
                <w:sz w:val="18"/>
                <w:szCs w:val="18"/>
                <w:rPrChange w:id="489" w:author="Noonan, Michael" w:date="2026-05-12T10:22:00Z" w16du:dateUtc="2026-05-12T17:22:00Z">
                  <w:rPr>
                    <w:ins w:id="490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91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492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Female</w:t>
              </w:r>
            </w:ins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93" w:author="Noonan, Michael" w:date="2026-05-12T10:16:00Z" w16du:dateUtc="2026-05-12T17:16:00Z">
              <w:tcPr>
                <w:tcW w:w="23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5CF1E275" w14:textId="77777777" w:rsidR="003326BB" w:rsidRPr="001D635B" w:rsidRDefault="003326BB">
            <w:pPr>
              <w:jc w:val="center"/>
              <w:rPr>
                <w:ins w:id="494" w:author="Noonan, Michael" w:date="2026-05-12T10:16:00Z" w16du:dateUtc="2026-05-12T17:16:00Z"/>
                <w:color w:val="000000"/>
                <w:sz w:val="18"/>
                <w:szCs w:val="18"/>
                <w:rPrChange w:id="495" w:author="Noonan, Michael" w:date="2026-05-12T10:22:00Z" w16du:dateUtc="2026-05-12T17:22:00Z">
                  <w:rPr>
                    <w:ins w:id="496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497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498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16.7 (14.2 - 19.4)</w:t>
              </w:r>
            </w:ins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499" w:author="Noonan, Michael" w:date="2026-05-12T10:16:00Z" w16du:dateUtc="2026-05-12T17:16:00Z">
              <w:tcPr>
                <w:tcW w:w="160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46899778" w14:textId="77777777" w:rsidR="003326BB" w:rsidRPr="001D635B" w:rsidRDefault="003326BB">
            <w:pPr>
              <w:jc w:val="center"/>
              <w:rPr>
                <w:ins w:id="500" w:author="Noonan, Michael" w:date="2026-05-12T10:16:00Z" w16du:dateUtc="2026-05-12T17:16:00Z"/>
                <w:color w:val="000000"/>
                <w:sz w:val="18"/>
                <w:szCs w:val="18"/>
                <w:rPrChange w:id="501" w:author="Noonan, Michael" w:date="2026-05-12T10:22:00Z" w16du:dateUtc="2026-05-12T17:22:00Z">
                  <w:rPr>
                    <w:ins w:id="502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03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504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33.2 (31.7 - 34.8)</w:t>
              </w:r>
            </w:ins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505" w:author="Noonan, Michael" w:date="2026-05-12T10:16:00Z" w16du:dateUtc="2026-05-12T17:16:00Z">
              <w:tcPr>
                <w:tcW w:w="18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27849ED4" w14:textId="77777777" w:rsidR="003326BB" w:rsidRPr="001D635B" w:rsidRDefault="003326BB">
            <w:pPr>
              <w:jc w:val="center"/>
              <w:rPr>
                <w:ins w:id="506" w:author="Noonan, Michael" w:date="2026-05-12T10:16:00Z" w16du:dateUtc="2026-05-12T17:16:00Z"/>
                <w:color w:val="000000"/>
                <w:sz w:val="18"/>
                <w:szCs w:val="18"/>
                <w:rPrChange w:id="507" w:author="Noonan, Michael" w:date="2026-05-12T10:22:00Z" w16du:dateUtc="2026-05-12T17:22:00Z">
                  <w:rPr>
                    <w:ins w:id="508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09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510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5.59 (5.5 - 5.69)</w:t>
              </w:r>
            </w:ins>
          </w:p>
        </w:tc>
      </w:tr>
      <w:tr w:rsidR="003326BB" w:rsidRPr="001D635B" w14:paraId="21612A96" w14:textId="77777777" w:rsidTr="003326BB">
        <w:trPr>
          <w:trHeight w:val="300"/>
          <w:ins w:id="511" w:author="Noonan, Michael" w:date="2026-05-12T10:16:00Z" w16du:dateUtc="2026-05-12T17:16:00Z"/>
          <w:trPrChange w:id="512" w:author="Noonan, Michael" w:date="2026-05-12T10:16:00Z" w16du:dateUtc="2026-05-12T17:16:00Z">
            <w:trPr>
              <w:gridAfter w:val="0"/>
              <w:trHeight w:val="300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  <w:tcPrChange w:id="513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6672D2B8" w14:textId="77777777" w:rsidR="003326BB" w:rsidRPr="001D635B" w:rsidRDefault="003326BB">
            <w:pPr>
              <w:jc w:val="center"/>
              <w:rPr>
                <w:ins w:id="514" w:author="Noonan, Michael" w:date="2026-05-12T10:16:00Z" w16du:dateUtc="2026-05-12T17:16:00Z"/>
                <w:color w:val="000000"/>
                <w:sz w:val="18"/>
                <w:szCs w:val="18"/>
                <w:rPrChange w:id="515" w:author="Noonan, Michael" w:date="2026-05-12T10:22:00Z" w16du:dateUtc="2026-05-12T17:22:00Z">
                  <w:rPr>
                    <w:ins w:id="516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proofErr w:type="spellStart"/>
            <w:ins w:id="517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518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Iranildo</w:t>
              </w:r>
              <w:proofErr w:type="spellEnd"/>
            </w:ins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  <w:tcPrChange w:id="519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5E0AC61E" w14:textId="77777777" w:rsidR="003326BB" w:rsidRPr="001D635B" w:rsidRDefault="003326BB">
            <w:pPr>
              <w:jc w:val="center"/>
              <w:rPr>
                <w:ins w:id="520" w:author="Noonan, Michael" w:date="2026-05-12T10:16:00Z" w16du:dateUtc="2026-05-12T17:16:00Z"/>
                <w:color w:val="000000"/>
                <w:sz w:val="18"/>
                <w:szCs w:val="18"/>
                <w:rPrChange w:id="521" w:author="Noonan, Michael" w:date="2026-05-12T10:22:00Z" w16du:dateUtc="2026-05-12T17:22:00Z">
                  <w:rPr>
                    <w:ins w:id="522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23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524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Male</w:t>
              </w:r>
            </w:ins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525" w:author="Noonan, Michael" w:date="2026-05-12T10:16:00Z" w16du:dateUtc="2026-05-12T17:16:00Z">
              <w:tcPr>
                <w:tcW w:w="23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5E5F4E9A" w14:textId="77777777" w:rsidR="003326BB" w:rsidRPr="001D635B" w:rsidRDefault="003326BB">
            <w:pPr>
              <w:jc w:val="center"/>
              <w:rPr>
                <w:ins w:id="526" w:author="Noonan, Michael" w:date="2026-05-12T10:16:00Z" w16du:dateUtc="2026-05-12T17:16:00Z"/>
                <w:color w:val="000000"/>
                <w:sz w:val="18"/>
                <w:szCs w:val="18"/>
                <w:rPrChange w:id="527" w:author="Noonan, Michael" w:date="2026-05-12T10:22:00Z" w16du:dateUtc="2026-05-12T17:22:00Z">
                  <w:rPr>
                    <w:ins w:id="528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29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530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128.8 (73.9 - 198.8)</w:t>
              </w:r>
            </w:ins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531" w:author="Noonan, Michael" w:date="2026-05-12T10:16:00Z" w16du:dateUtc="2026-05-12T17:16:00Z">
              <w:tcPr>
                <w:tcW w:w="160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095764C2" w14:textId="77777777" w:rsidR="003326BB" w:rsidRPr="001D635B" w:rsidRDefault="003326BB">
            <w:pPr>
              <w:jc w:val="center"/>
              <w:rPr>
                <w:ins w:id="532" w:author="Noonan, Michael" w:date="2026-05-12T10:16:00Z" w16du:dateUtc="2026-05-12T17:16:00Z"/>
                <w:color w:val="000000"/>
                <w:sz w:val="18"/>
                <w:szCs w:val="18"/>
                <w:rPrChange w:id="533" w:author="Noonan, Michael" w:date="2026-05-12T10:22:00Z" w16du:dateUtc="2026-05-12T17:22:00Z">
                  <w:rPr>
                    <w:ins w:id="534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35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536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35.1 (33.6 - 36.6)</w:t>
              </w:r>
            </w:ins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537" w:author="Noonan, Michael" w:date="2026-05-12T10:16:00Z" w16du:dateUtc="2026-05-12T17:16:00Z">
              <w:tcPr>
                <w:tcW w:w="18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78C10EC9" w14:textId="77777777" w:rsidR="003326BB" w:rsidRPr="001D635B" w:rsidRDefault="003326BB">
            <w:pPr>
              <w:jc w:val="center"/>
              <w:rPr>
                <w:ins w:id="538" w:author="Noonan, Michael" w:date="2026-05-12T10:16:00Z" w16du:dateUtc="2026-05-12T17:16:00Z"/>
                <w:color w:val="000000"/>
                <w:sz w:val="18"/>
                <w:szCs w:val="18"/>
                <w:rPrChange w:id="539" w:author="Noonan, Michael" w:date="2026-05-12T10:22:00Z" w16du:dateUtc="2026-05-12T17:22:00Z">
                  <w:rPr>
                    <w:ins w:id="540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41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542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6.72 (6.62 - 6.81)</w:t>
              </w:r>
            </w:ins>
          </w:p>
        </w:tc>
      </w:tr>
      <w:tr w:rsidR="003326BB" w:rsidRPr="001D635B" w14:paraId="6D56A1D3" w14:textId="77777777" w:rsidTr="003326BB">
        <w:trPr>
          <w:trHeight w:val="300"/>
          <w:ins w:id="543" w:author="Noonan, Michael" w:date="2026-05-12T10:16:00Z" w16du:dateUtc="2026-05-12T17:16:00Z"/>
          <w:trPrChange w:id="544" w:author="Noonan, Michael" w:date="2026-05-12T10:16:00Z" w16du:dateUtc="2026-05-12T17:16:00Z">
            <w:trPr>
              <w:gridAfter w:val="0"/>
              <w:trHeight w:val="300"/>
            </w:trPr>
          </w:trPrChange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  <w:tcPrChange w:id="545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27AB6FD2" w14:textId="77777777" w:rsidR="003326BB" w:rsidRPr="001D635B" w:rsidRDefault="003326BB">
            <w:pPr>
              <w:jc w:val="center"/>
              <w:rPr>
                <w:ins w:id="546" w:author="Noonan, Michael" w:date="2026-05-12T10:16:00Z" w16du:dateUtc="2026-05-12T17:16:00Z"/>
                <w:color w:val="000000"/>
                <w:sz w:val="18"/>
                <w:szCs w:val="18"/>
                <w:rPrChange w:id="547" w:author="Noonan, Michael" w:date="2026-05-12T10:22:00Z" w16du:dateUtc="2026-05-12T17:22:00Z">
                  <w:rPr>
                    <w:ins w:id="548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49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550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ID696490B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  <w:tcPrChange w:id="551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76ED8F05" w14:textId="77777777" w:rsidR="003326BB" w:rsidRPr="001D635B" w:rsidRDefault="003326BB">
            <w:pPr>
              <w:jc w:val="center"/>
              <w:rPr>
                <w:ins w:id="552" w:author="Noonan, Michael" w:date="2026-05-12T10:16:00Z" w16du:dateUtc="2026-05-12T17:16:00Z"/>
                <w:color w:val="000000"/>
                <w:sz w:val="18"/>
                <w:szCs w:val="18"/>
                <w:rPrChange w:id="553" w:author="Noonan, Michael" w:date="2026-05-12T10:22:00Z" w16du:dateUtc="2026-05-12T17:22:00Z">
                  <w:rPr>
                    <w:ins w:id="554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55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556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Male</w:t>
              </w:r>
            </w:ins>
          </w:p>
        </w:tc>
        <w:tc>
          <w:tcPr>
            <w:tcW w:w="250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557" w:author="Noonan, Michael" w:date="2026-05-12T10:16:00Z" w16du:dateUtc="2026-05-12T17:16:00Z">
              <w:tcPr>
                <w:tcW w:w="23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1294BAD0" w14:textId="77777777" w:rsidR="003326BB" w:rsidRPr="001D635B" w:rsidRDefault="003326BB">
            <w:pPr>
              <w:jc w:val="center"/>
              <w:rPr>
                <w:ins w:id="558" w:author="Noonan, Michael" w:date="2026-05-12T10:16:00Z" w16du:dateUtc="2026-05-12T17:16:00Z"/>
                <w:color w:val="000000"/>
                <w:sz w:val="18"/>
                <w:szCs w:val="18"/>
                <w:rPrChange w:id="559" w:author="Noonan, Michael" w:date="2026-05-12T10:22:00Z" w16du:dateUtc="2026-05-12T17:22:00Z">
                  <w:rPr>
                    <w:ins w:id="560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61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562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51.4 (31.8 - 75.6)</w:t>
              </w:r>
            </w:ins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563" w:author="Noonan, Michael" w:date="2026-05-12T10:16:00Z" w16du:dateUtc="2026-05-12T17:16:00Z">
              <w:tcPr>
                <w:tcW w:w="160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6ECF8B1C" w14:textId="77777777" w:rsidR="003326BB" w:rsidRPr="001D635B" w:rsidRDefault="003326BB">
            <w:pPr>
              <w:jc w:val="center"/>
              <w:rPr>
                <w:ins w:id="564" w:author="Noonan, Michael" w:date="2026-05-12T10:16:00Z" w16du:dateUtc="2026-05-12T17:16:00Z"/>
                <w:color w:val="000000"/>
                <w:sz w:val="18"/>
                <w:szCs w:val="18"/>
                <w:rPrChange w:id="565" w:author="Noonan, Michael" w:date="2026-05-12T10:22:00Z" w16du:dateUtc="2026-05-12T17:22:00Z">
                  <w:rPr>
                    <w:ins w:id="566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67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568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53.0 (50.1 - 56.0)</w:t>
              </w:r>
            </w:ins>
          </w:p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  <w:tcPrChange w:id="569" w:author="Noonan, Michael" w:date="2026-05-12T10:16:00Z" w16du:dateUtc="2026-05-12T17:16:00Z">
              <w:tcPr>
                <w:tcW w:w="18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2B18B14D" w14:textId="77777777" w:rsidR="003326BB" w:rsidRPr="001D635B" w:rsidRDefault="003326BB">
            <w:pPr>
              <w:jc w:val="center"/>
              <w:rPr>
                <w:ins w:id="570" w:author="Noonan, Michael" w:date="2026-05-12T10:16:00Z" w16du:dateUtc="2026-05-12T17:16:00Z"/>
                <w:color w:val="000000"/>
                <w:sz w:val="18"/>
                <w:szCs w:val="18"/>
                <w:rPrChange w:id="571" w:author="Noonan, Michael" w:date="2026-05-12T10:22:00Z" w16du:dateUtc="2026-05-12T17:22:00Z">
                  <w:rPr>
                    <w:ins w:id="572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73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574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3.92 (3.85 - 3.99)</w:t>
              </w:r>
            </w:ins>
          </w:p>
        </w:tc>
      </w:tr>
      <w:tr w:rsidR="003326BB" w:rsidRPr="001D635B" w14:paraId="4A0EDC68" w14:textId="77777777" w:rsidTr="003326BB">
        <w:trPr>
          <w:trHeight w:val="300"/>
          <w:ins w:id="575" w:author="Noonan, Michael" w:date="2026-05-12T10:16:00Z" w16du:dateUtc="2026-05-12T17:16:00Z"/>
          <w:trPrChange w:id="576" w:author="Noonan, Michael" w:date="2026-05-12T10:16:00Z" w16du:dateUtc="2026-05-12T17:16:00Z">
            <w:trPr>
              <w:gridAfter w:val="0"/>
              <w:trHeight w:val="300"/>
            </w:trPr>
          </w:trPrChange>
        </w:trPr>
        <w:tc>
          <w:tcPr>
            <w:tcW w:w="1300" w:type="dxa"/>
            <w:tcBorders>
              <w:top w:val="nil"/>
              <w:left w:val="nil"/>
              <w:right w:val="nil"/>
            </w:tcBorders>
            <w:vAlign w:val="center"/>
            <w:hideMark/>
            <w:tcPrChange w:id="577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2F8B071A" w14:textId="77777777" w:rsidR="003326BB" w:rsidRPr="001D635B" w:rsidRDefault="003326BB">
            <w:pPr>
              <w:jc w:val="center"/>
              <w:rPr>
                <w:ins w:id="578" w:author="Noonan, Michael" w:date="2026-05-12T10:16:00Z" w16du:dateUtc="2026-05-12T17:16:00Z"/>
                <w:color w:val="000000"/>
                <w:sz w:val="18"/>
                <w:szCs w:val="18"/>
                <w:rPrChange w:id="579" w:author="Noonan, Michael" w:date="2026-05-12T10:22:00Z" w16du:dateUtc="2026-05-12T17:22:00Z">
                  <w:rPr>
                    <w:ins w:id="580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81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582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ID717047B</w:t>
              </w:r>
            </w:ins>
          </w:p>
        </w:tc>
        <w:tc>
          <w:tcPr>
            <w:tcW w:w="1300" w:type="dxa"/>
            <w:tcBorders>
              <w:top w:val="nil"/>
              <w:left w:val="nil"/>
              <w:right w:val="nil"/>
            </w:tcBorders>
            <w:vAlign w:val="center"/>
            <w:hideMark/>
            <w:tcPrChange w:id="583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039C3635" w14:textId="77777777" w:rsidR="003326BB" w:rsidRPr="001D635B" w:rsidRDefault="003326BB">
            <w:pPr>
              <w:jc w:val="center"/>
              <w:rPr>
                <w:ins w:id="584" w:author="Noonan, Michael" w:date="2026-05-12T10:16:00Z" w16du:dateUtc="2026-05-12T17:16:00Z"/>
                <w:color w:val="000000"/>
                <w:sz w:val="18"/>
                <w:szCs w:val="18"/>
                <w:rPrChange w:id="585" w:author="Noonan, Michael" w:date="2026-05-12T10:22:00Z" w16du:dateUtc="2026-05-12T17:22:00Z">
                  <w:rPr>
                    <w:ins w:id="586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87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588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Female</w:t>
              </w:r>
            </w:ins>
          </w:p>
        </w:tc>
        <w:tc>
          <w:tcPr>
            <w:tcW w:w="2503" w:type="dxa"/>
            <w:tcBorders>
              <w:top w:val="nil"/>
              <w:left w:val="nil"/>
              <w:right w:val="nil"/>
            </w:tcBorders>
            <w:noWrap/>
            <w:vAlign w:val="center"/>
            <w:hideMark/>
            <w:tcPrChange w:id="589" w:author="Noonan, Michael" w:date="2026-05-12T10:16:00Z" w16du:dateUtc="2026-05-12T17:16:00Z">
              <w:tcPr>
                <w:tcW w:w="23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1AD846DA" w14:textId="77777777" w:rsidR="003326BB" w:rsidRPr="001D635B" w:rsidRDefault="003326BB">
            <w:pPr>
              <w:jc w:val="center"/>
              <w:rPr>
                <w:ins w:id="590" w:author="Noonan, Michael" w:date="2026-05-12T10:16:00Z" w16du:dateUtc="2026-05-12T17:16:00Z"/>
                <w:color w:val="000000"/>
                <w:sz w:val="18"/>
                <w:szCs w:val="18"/>
                <w:rPrChange w:id="591" w:author="Noonan, Michael" w:date="2026-05-12T10:22:00Z" w16du:dateUtc="2026-05-12T17:22:00Z">
                  <w:rPr>
                    <w:ins w:id="592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93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594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27.8 (15.6 - 43.5)</w:t>
              </w:r>
            </w:ins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  <w:noWrap/>
            <w:vAlign w:val="center"/>
            <w:hideMark/>
            <w:tcPrChange w:id="595" w:author="Noonan, Michael" w:date="2026-05-12T10:16:00Z" w16du:dateUtc="2026-05-12T17:16:00Z">
              <w:tcPr>
                <w:tcW w:w="160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7622EA7D" w14:textId="77777777" w:rsidR="003326BB" w:rsidRPr="001D635B" w:rsidRDefault="003326BB">
            <w:pPr>
              <w:jc w:val="center"/>
              <w:rPr>
                <w:ins w:id="596" w:author="Noonan, Michael" w:date="2026-05-12T10:16:00Z" w16du:dateUtc="2026-05-12T17:16:00Z"/>
                <w:color w:val="000000"/>
                <w:sz w:val="18"/>
                <w:szCs w:val="18"/>
                <w:rPrChange w:id="597" w:author="Noonan, Michael" w:date="2026-05-12T10:22:00Z" w16du:dateUtc="2026-05-12T17:22:00Z">
                  <w:rPr>
                    <w:ins w:id="598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599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600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28.1 (25.7 - 30.8)</w:t>
              </w:r>
            </w:ins>
          </w:p>
        </w:tc>
        <w:tc>
          <w:tcPr>
            <w:tcW w:w="2127" w:type="dxa"/>
            <w:tcBorders>
              <w:top w:val="nil"/>
              <w:left w:val="nil"/>
              <w:right w:val="nil"/>
            </w:tcBorders>
            <w:noWrap/>
            <w:vAlign w:val="center"/>
            <w:hideMark/>
            <w:tcPrChange w:id="601" w:author="Noonan, Michael" w:date="2026-05-12T10:16:00Z" w16du:dateUtc="2026-05-12T17:16:00Z">
              <w:tcPr>
                <w:tcW w:w="18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348AC0AF" w14:textId="77777777" w:rsidR="003326BB" w:rsidRPr="001D635B" w:rsidRDefault="003326BB">
            <w:pPr>
              <w:jc w:val="center"/>
              <w:rPr>
                <w:ins w:id="602" w:author="Noonan, Michael" w:date="2026-05-12T10:16:00Z" w16du:dateUtc="2026-05-12T17:16:00Z"/>
                <w:color w:val="000000"/>
                <w:sz w:val="18"/>
                <w:szCs w:val="18"/>
                <w:rPrChange w:id="603" w:author="Noonan, Michael" w:date="2026-05-12T10:22:00Z" w16du:dateUtc="2026-05-12T17:22:00Z">
                  <w:rPr>
                    <w:ins w:id="604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605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606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10.03 (9.83 - 10.23)</w:t>
              </w:r>
            </w:ins>
          </w:p>
        </w:tc>
      </w:tr>
      <w:tr w:rsidR="003326BB" w:rsidRPr="001D635B" w14:paraId="72D7E021" w14:textId="77777777" w:rsidTr="003326BB">
        <w:trPr>
          <w:trHeight w:val="300"/>
          <w:ins w:id="607" w:author="Noonan, Michael" w:date="2026-05-12T10:16:00Z" w16du:dateUtc="2026-05-12T17:16:00Z"/>
          <w:trPrChange w:id="608" w:author="Noonan, Michael" w:date="2026-05-12T10:16:00Z" w16du:dateUtc="2026-05-12T17:16:00Z">
            <w:trPr>
              <w:gridAfter w:val="0"/>
              <w:trHeight w:val="300"/>
            </w:trPr>
          </w:trPrChange>
        </w:trPr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  <w:tcPrChange w:id="609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372A4BA9" w14:textId="77777777" w:rsidR="003326BB" w:rsidRPr="001D635B" w:rsidRDefault="003326BB">
            <w:pPr>
              <w:jc w:val="center"/>
              <w:rPr>
                <w:ins w:id="610" w:author="Noonan, Michael" w:date="2026-05-12T10:16:00Z" w16du:dateUtc="2026-05-12T17:16:00Z"/>
                <w:color w:val="000000"/>
                <w:sz w:val="18"/>
                <w:szCs w:val="18"/>
                <w:rPrChange w:id="611" w:author="Noonan, Michael" w:date="2026-05-12T10:22:00Z" w16du:dateUtc="2026-05-12T17:22:00Z">
                  <w:rPr>
                    <w:ins w:id="612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613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614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ID696469B</w:t>
              </w:r>
            </w:ins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  <w:tcPrChange w:id="615" w:author="Noonan, Michael" w:date="2026-05-12T10:16:00Z" w16du:dateUtc="2026-05-12T17:16:00Z">
              <w:tcPr>
                <w:tcW w:w="1300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</w:tcPrChange>
          </w:tcPr>
          <w:p w14:paraId="6CA56FFA" w14:textId="77777777" w:rsidR="003326BB" w:rsidRPr="001D635B" w:rsidRDefault="003326BB">
            <w:pPr>
              <w:jc w:val="center"/>
              <w:rPr>
                <w:ins w:id="616" w:author="Noonan, Michael" w:date="2026-05-12T10:16:00Z" w16du:dateUtc="2026-05-12T17:16:00Z"/>
                <w:color w:val="000000"/>
                <w:sz w:val="18"/>
                <w:szCs w:val="18"/>
                <w:rPrChange w:id="617" w:author="Noonan, Michael" w:date="2026-05-12T10:22:00Z" w16du:dateUtc="2026-05-12T17:22:00Z">
                  <w:rPr>
                    <w:ins w:id="618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619" w:author="Noonan, Michael" w:date="2026-05-12T10:16:00Z" w16du:dateUtc="2026-05-12T17:16:00Z">
              <w:r w:rsidRPr="001D635B">
                <w:rPr>
                  <w:color w:val="000000" w:themeColor="text1"/>
                  <w:sz w:val="18"/>
                  <w:szCs w:val="18"/>
                  <w:rPrChange w:id="620" w:author="Noonan, Michael" w:date="2026-05-12T10:22:00Z" w16du:dateUtc="2026-05-12T17:22:00Z"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rPrChange>
                </w:rPr>
                <w:t>Male</w:t>
              </w:r>
            </w:ins>
          </w:p>
        </w:tc>
        <w:tc>
          <w:tcPr>
            <w:tcW w:w="2503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  <w:tcPrChange w:id="621" w:author="Noonan, Michael" w:date="2026-05-12T10:16:00Z" w16du:dateUtc="2026-05-12T17:16:00Z">
              <w:tcPr>
                <w:tcW w:w="236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21C5C501" w14:textId="77777777" w:rsidR="003326BB" w:rsidRPr="001D635B" w:rsidRDefault="003326BB">
            <w:pPr>
              <w:jc w:val="center"/>
              <w:rPr>
                <w:ins w:id="622" w:author="Noonan, Michael" w:date="2026-05-12T10:16:00Z" w16du:dateUtc="2026-05-12T17:16:00Z"/>
                <w:color w:val="000000"/>
                <w:sz w:val="18"/>
                <w:szCs w:val="18"/>
                <w:rPrChange w:id="623" w:author="Noonan, Michael" w:date="2026-05-12T10:22:00Z" w16du:dateUtc="2026-05-12T17:22:00Z">
                  <w:rPr>
                    <w:ins w:id="624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625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626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66.3 (49.1 - 86.1)</w:t>
              </w:r>
            </w:ins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  <w:tcPrChange w:id="627" w:author="Noonan, Michael" w:date="2026-05-12T10:16:00Z" w16du:dateUtc="2026-05-12T17:16:00Z">
              <w:tcPr>
                <w:tcW w:w="160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3B238284" w14:textId="77777777" w:rsidR="003326BB" w:rsidRPr="001D635B" w:rsidRDefault="003326BB">
            <w:pPr>
              <w:jc w:val="center"/>
              <w:rPr>
                <w:ins w:id="628" w:author="Noonan, Michael" w:date="2026-05-12T10:16:00Z" w16du:dateUtc="2026-05-12T17:16:00Z"/>
                <w:color w:val="000000"/>
                <w:sz w:val="18"/>
                <w:szCs w:val="18"/>
                <w:rPrChange w:id="629" w:author="Noonan, Michael" w:date="2026-05-12T10:22:00Z" w16du:dateUtc="2026-05-12T17:22:00Z">
                  <w:rPr>
                    <w:ins w:id="630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631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632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39.1 (37.0 - 41.4)</w:t>
              </w:r>
            </w:ins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  <w:tcPrChange w:id="633" w:author="Noonan, Michael" w:date="2026-05-12T10:16:00Z" w16du:dateUtc="2026-05-12T17:16:00Z">
              <w:tcPr>
                <w:tcW w:w="1880" w:type="dxa"/>
                <w:gridSpan w:val="2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</w:tcPrChange>
          </w:tcPr>
          <w:p w14:paraId="5C52E2E9" w14:textId="77777777" w:rsidR="003326BB" w:rsidRPr="001D635B" w:rsidRDefault="003326BB">
            <w:pPr>
              <w:jc w:val="center"/>
              <w:rPr>
                <w:ins w:id="634" w:author="Noonan, Michael" w:date="2026-05-12T10:16:00Z" w16du:dateUtc="2026-05-12T17:16:00Z"/>
                <w:color w:val="000000"/>
                <w:sz w:val="18"/>
                <w:szCs w:val="18"/>
                <w:rPrChange w:id="635" w:author="Noonan, Michael" w:date="2026-05-12T10:22:00Z" w16du:dateUtc="2026-05-12T17:22:00Z">
                  <w:rPr>
                    <w:ins w:id="636" w:author="Noonan, Michael" w:date="2026-05-12T10:16:00Z" w16du:dateUtc="2026-05-12T17:16:00Z"/>
                    <w:rFonts w:ascii="Calibri" w:hAnsi="Calibri" w:cs="Calibri"/>
                    <w:color w:val="000000"/>
                    <w:sz w:val="20"/>
                    <w:szCs w:val="20"/>
                  </w:rPr>
                </w:rPrChange>
              </w:rPr>
            </w:pPr>
            <w:ins w:id="637" w:author="Noonan, Michael" w:date="2026-05-12T10:16:00Z" w16du:dateUtc="2026-05-12T17:16:00Z">
              <w:r w:rsidRPr="001D635B">
                <w:rPr>
                  <w:color w:val="000000"/>
                  <w:sz w:val="18"/>
                  <w:szCs w:val="18"/>
                  <w:rPrChange w:id="638" w:author="Noonan, Michael" w:date="2026-05-12T10:22:00Z" w16du:dateUtc="2026-05-12T17:22:00Z">
                    <w:rPr>
                      <w:rFonts w:ascii="Calibri" w:hAnsi="Calibri" w:cs="Calibri"/>
                      <w:color w:val="000000"/>
                      <w:sz w:val="20"/>
                      <w:szCs w:val="20"/>
                    </w:rPr>
                  </w:rPrChange>
                </w:rPr>
                <w:t>6.5 (6.29 - 6.7)</w:t>
              </w:r>
            </w:ins>
          </w:p>
        </w:tc>
      </w:tr>
    </w:tbl>
    <w:p w14:paraId="3984AF85" w14:textId="3BBAE023" w:rsidR="00B61D93" w:rsidRDefault="00B61D93">
      <w:pPr>
        <w:rPr>
          <w:ins w:id="639" w:author="Noonan, Michael" w:date="2026-05-12T09:34:00Z" w16du:dateUtc="2026-05-12T16:34:00Z"/>
          <w:color w:val="000000" w:themeColor="text1"/>
        </w:rPr>
      </w:pPr>
      <w:ins w:id="640" w:author="Noonan, Michael" w:date="2026-05-12T09:34:00Z" w16du:dateUtc="2026-05-12T16:34:00Z">
        <w:r>
          <w:rPr>
            <w:color w:val="000000" w:themeColor="text1"/>
          </w:rPr>
          <w:br w:type="page"/>
        </w:r>
      </w:ins>
    </w:p>
    <w:p w14:paraId="079FCCFE" w14:textId="74C99B45" w:rsidR="00B61D93" w:rsidRDefault="00B61D93" w:rsidP="00B61D93">
      <w:pPr>
        <w:keepNext/>
        <w:spacing w:before="240" w:line="480" w:lineRule="auto"/>
        <w:jc w:val="both"/>
        <w:rPr>
          <w:ins w:id="641" w:author="Noonan, Michael" w:date="2026-05-12T09:32:00Z" w16du:dateUtc="2026-05-12T16:32:00Z"/>
          <w:color w:val="000000" w:themeColor="text1"/>
        </w:rPr>
        <w:pPrChange w:id="642" w:author="Noonan, Michael" w:date="2026-05-12T09:33:00Z" w16du:dateUtc="2026-05-12T16:33:00Z">
          <w:pPr/>
        </w:pPrChange>
      </w:pPr>
      <w:ins w:id="643" w:author="Noonan, Michael" w:date="2026-05-12T09:33:00Z" w16du:dateUtc="2026-05-12T16:33:00Z">
        <w:r w:rsidRPr="009219E7">
          <w:rPr>
            <w:b/>
            <w:bCs/>
            <w:color w:val="000000" w:themeColor="text1"/>
          </w:rPr>
          <w:lastRenderedPageBreak/>
          <w:t>Table S</w:t>
        </w:r>
      </w:ins>
      <w:ins w:id="644" w:author="Noonan, Michael" w:date="2026-05-12T09:35:00Z" w16du:dateUtc="2026-05-12T16:35:00Z">
        <w:r>
          <w:rPr>
            <w:b/>
            <w:bCs/>
            <w:color w:val="000000" w:themeColor="text1"/>
          </w:rPr>
          <w:t>3</w:t>
        </w:r>
      </w:ins>
      <w:ins w:id="645" w:author="Noonan, Michael" w:date="2026-05-12T09:33:00Z" w16du:dateUtc="2026-05-12T16:33:00Z">
        <w:r w:rsidRPr="009219E7">
          <w:rPr>
            <w:b/>
            <w:bCs/>
            <w:color w:val="000000" w:themeColor="text1"/>
          </w:rPr>
          <w:t>. Detail</w:t>
        </w:r>
      </w:ins>
      <w:ins w:id="646" w:author="Noonan, Michael" w:date="2026-05-12T09:35:00Z" w16du:dateUtc="2026-05-12T16:35:00Z">
        <w:r>
          <w:rPr>
            <w:b/>
            <w:bCs/>
            <w:color w:val="000000" w:themeColor="text1"/>
          </w:rPr>
          <w:t>s</w:t>
        </w:r>
      </w:ins>
      <w:ins w:id="647" w:author="Noonan, Michael" w:date="2026-05-12T09:33:00Z" w16du:dateUtc="2026-05-12T16:33:00Z">
        <w:r w:rsidRPr="009219E7">
          <w:rPr>
            <w:b/>
            <w:bCs/>
            <w:color w:val="000000" w:themeColor="text1"/>
          </w:rPr>
          <w:t xml:space="preserve"> </w:t>
        </w:r>
      </w:ins>
      <w:ins w:id="648" w:author="Noonan, Michael" w:date="2026-05-12T09:35:00Z" w16du:dateUtc="2026-05-12T16:35:00Z">
        <w:r>
          <w:rPr>
            <w:b/>
            <w:bCs/>
            <w:color w:val="000000" w:themeColor="text1"/>
          </w:rPr>
          <w:t>of home-range overlap and encounters between the 5 jaguars tracked simultaneously</w:t>
        </w:r>
      </w:ins>
      <w:ins w:id="649" w:author="Noonan, Michael" w:date="2026-05-12T09:33:00Z" w16du:dateUtc="2026-05-12T16:33:00Z">
        <w:r w:rsidRPr="009219E7">
          <w:rPr>
            <w:b/>
            <w:bCs/>
            <w:color w:val="000000" w:themeColor="text1"/>
          </w:rPr>
          <w:t xml:space="preserve"> </w:t>
        </w:r>
      </w:ins>
      <w:ins w:id="650" w:author="Noonan, Michael" w:date="2026-05-12T09:35:00Z" w16du:dateUtc="2026-05-12T16:35:00Z">
        <w:r>
          <w:rPr>
            <w:b/>
            <w:bCs/>
            <w:color w:val="000000" w:themeColor="text1"/>
          </w:rPr>
          <w:t>o</w:t>
        </w:r>
      </w:ins>
      <w:ins w:id="651" w:author="Noonan, Michael" w:date="2026-05-12T09:33:00Z" w16du:dateUtc="2026-05-12T16:33:00Z">
        <w:r w:rsidRPr="009219E7">
          <w:rPr>
            <w:b/>
            <w:bCs/>
            <w:color w:val="000000" w:themeColor="text1"/>
          </w:rPr>
          <w:t xml:space="preserve">n </w:t>
        </w:r>
        <w:proofErr w:type="spellStart"/>
        <w:r w:rsidRPr="009219E7">
          <w:rPr>
            <w:b/>
            <w:bCs/>
            <w:color w:val="000000" w:themeColor="text1"/>
          </w:rPr>
          <w:t>Maracá-Jipioca</w:t>
        </w:r>
      </w:ins>
      <w:proofErr w:type="spellEnd"/>
      <w:ins w:id="652" w:author="Noonan, Michael" w:date="2026-05-12T09:35:00Z" w16du:dateUtc="2026-05-12T16:35:00Z">
        <w:r>
          <w:rPr>
            <w:b/>
            <w:bCs/>
            <w:color w:val="000000" w:themeColor="text1"/>
          </w:rPr>
          <w:t xml:space="preserve"> Islands</w:t>
        </w:r>
      </w:ins>
      <w:ins w:id="653" w:author="Noonan, Michael" w:date="2026-05-12T09:33:00Z" w16du:dateUtc="2026-05-12T16:33:00Z">
        <w:r w:rsidRPr="009219E7">
          <w:rPr>
            <w:b/>
            <w:bCs/>
            <w:color w:val="000000" w:themeColor="text1"/>
          </w:rPr>
          <w:t>.</w:t>
        </w:r>
        <w:r w:rsidRPr="00115B85">
          <w:rPr>
            <w:color w:val="000000" w:themeColor="text1"/>
          </w:rPr>
          <w:t xml:space="preserve"> </w:t>
        </w:r>
      </w:ins>
      <w:ins w:id="654" w:author="Noonan, Michael" w:date="2026-05-12T09:36:00Z" w16du:dateUtc="2026-05-12T16:36:00Z">
        <w:r>
          <w:rPr>
            <w:color w:val="000000" w:themeColor="text1"/>
          </w:rPr>
          <w:t>Home range overlap was estimated via the Bhattacharyya Coefficient and ranges from [0-1]</w:t>
        </w:r>
      </w:ins>
      <w:ins w:id="655" w:author="Noonan, Michael" w:date="2026-05-12T09:37:00Z" w16du:dateUtc="2026-05-12T16:37:00Z">
        <w:r>
          <w:rPr>
            <w:color w:val="000000" w:themeColor="text1"/>
          </w:rPr>
          <w:t xml:space="preserve">. </w:t>
        </w:r>
      </w:ins>
      <w:ins w:id="656" w:author="Noonan, Michael" w:date="2026-05-12T09:38:00Z" w16du:dateUtc="2026-05-12T16:38:00Z">
        <w:r>
          <w:rPr>
            <w:color w:val="000000" w:themeColor="text1"/>
          </w:rPr>
          <w:t>We classified e</w:t>
        </w:r>
      </w:ins>
      <w:ins w:id="657" w:author="Noonan, Michael" w:date="2026-05-12T09:37:00Z" w16du:dateUtc="2026-05-12T16:37:00Z">
        <w:r>
          <w:rPr>
            <w:color w:val="000000" w:themeColor="text1"/>
          </w:rPr>
          <w:t xml:space="preserve">ncounters </w:t>
        </w:r>
      </w:ins>
      <w:ins w:id="658" w:author="Noonan, Michael" w:date="2026-05-12T09:38:00Z" w16du:dateUtc="2026-05-12T16:38:00Z">
        <w:r>
          <w:rPr>
            <w:color w:val="000000" w:themeColor="text1"/>
          </w:rPr>
          <w:t>as moments</w:t>
        </w:r>
      </w:ins>
      <w:ins w:id="659" w:author="Noonan, Michael" w:date="2026-05-12T09:37:00Z" w16du:dateUtc="2026-05-12T16:37:00Z">
        <w:r>
          <w:rPr>
            <w:color w:val="000000" w:themeColor="text1"/>
          </w:rPr>
          <w:t xml:space="preserve"> when a pair </w:t>
        </w:r>
        <w:proofErr w:type="gramStart"/>
        <w:r>
          <w:rPr>
            <w:color w:val="000000" w:themeColor="text1"/>
          </w:rPr>
          <w:t>animals</w:t>
        </w:r>
        <w:proofErr w:type="gramEnd"/>
        <w:r>
          <w:rPr>
            <w:color w:val="000000" w:themeColor="text1"/>
          </w:rPr>
          <w:t xml:space="preserve"> were within </w:t>
        </w:r>
      </w:ins>
      <w:ins w:id="660" w:author="Noonan, Michael" w:date="2026-05-12T09:38:00Z" w16du:dateUtc="2026-05-12T16:38:00Z">
        <w:r>
          <w:rPr>
            <w:color w:val="000000" w:themeColor="text1"/>
          </w:rPr>
          <w:t xml:space="preserve">100m of one another. The proximity ratio </w:t>
        </w:r>
      </w:ins>
      <w:ins w:id="661" w:author="Noonan, Michael" w:date="2026-05-12T09:39:00Z" w16du:dateUtc="2026-05-12T16:39:00Z">
        <w:r>
          <w:rPr>
            <w:color w:val="000000" w:themeColor="text1"/>
          </w:rPr>
          <w:t>is a measure of how close a pair of jaguars were to one another on average, with values of</w:t>
        </w:r>
        <w:r w:rsidRPr="00B61D93">
          <w:rPr>
            <w:color w:val="000000" w:themeColor="text1"/>
          </w:rPr>
          <w:t xml:space="preserve"> 1 </w:t>
        </w:r>
        <w:r>
          <w:rPr>
            <w:color w:val="000000" w:themeColor="text1"/>
          </w:rPr>
          <w:t>indicating</w:t>
        </w:r>
        <w:r w:rsidRPr="00B61D93">
          <w:rPr>
            <w:color w:val="000000" w:themeColor="text1"/>
          </w:rPr>
          <w:t xml:space="preserve"> independent movement; values &gt;1 indicate </w:t>
        </w:r>
      </w:ins>
      <w:ins w:id="662" w:author="Noonan, Michael" w:date="2026-05-12T09:40:00Z" w16du:dateUtc="2026-05-12T16:40:00Z">
        <w:r>
          <w:rPr>
            <w:color w:val="000000" w:themeColor="text1"/>
          </w:rPr>
          <w:t>the pair was</w:t>
        </w:r>
      </w:ins>
      <w:ins w:id="663" w:author="Noonan, Michael" w:date="2026-05-12T09:39:00Z" w16du:dateUtc="2026-05-12T16:39:00Z">
        <w:r w:rsidRPr="00B61D93">
          <w:rPr>
            <w:color w:val="000000" w:themeColor="text1"/>
          </w:rPr>
          <w:t xml:space="preserve"> further apart than </w:t>
        </w:r>
      </w:ins>
      <w:ins w:id="664" w:author="Noonan, Michael" w:date="2026-05-12T09:40:00Z" w16du:dateUtc="2026-05-12T16:40:00Z">
        <w:r>
          <w:rPr>
            <w:color w:val="000000" w:themeColor="text1"/>
          </w:rPr>
          <w:t xml:space="preserve">what would be </w:t>
        </w:r>
      </w:ins>
      <w:ins w:id="665" w:author="Noonan, Michael" w:date="2026-05-12T09:39:00Z" w16du:dateUtc="2026-05-12T16:39:00Z">
        <w:r w:rsidRPr="00B61D93">
          <w:rPr>
            <w:color w:val="000000" w:themeColor="text1"/>
          </w:rPr>
          <w:t>expected for independent movement and vice versa for values &lt;1</w:t>
        </w:r>
      </w:ins>
      <w:ins w:id="666" w:author="Noonan, Michael" w:date="2026-05-12T09:40:00Z" w16du:dateUtc="2026-05-12T16:40:00Z">
        <w:r>
          <w:rPr>
            <w:color w:val="000000" w:themeColor="text1"/>
          </w:rPr>
          <w:t>.</w:t>
        </w:r>
      </w:ins>
    </w:p>
    <w:tbl>
      <w:tblPr>
        <w:tblW w:w="9180" w:type="dxa"/>
        <w:tblLook w:val="04A0" w:firstRow="1" w:lastRow="0" w:firstColumn="1" w:lastColumn="0" w:noHBand="0" w:noVBand="1"/>
      </w:tblPr>
      <w:tblGrid>
        <w:gridCol w:w="1360"/>
        <w:gridCol w:w="1320"/>
        <w:gridCol w:w="1820"/>
        <w:gridCol w:w="920"/>
        <w:gridCol w:w="1220"/>
        <w:gridCol w:w="2540"/>
      </w:tblGrid>
      <w:tr w:rsidR="00B61D93" w:rsidRPr="001D635B" w14:paraId="60D1EBAE" w14:textId="77777777" w:rsidTr="00B61D93">
        <w:trPr>
          <w:trHeight w:val="320"/>
          <w:ins w:id="667" w:author="Noonan, Michael" w:date="2026-05-12T09:32:00Z" w16du:dateUtc="2026-05-12T16:32:00Z"/>
        </w:trPr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9901FB6" w14:textId="77777777" w:rsidR="00B61D93" w:rsidRPr="001D635B" w:rsidRDefault="00B61D93" w:rsidP="00B61D93">
            <w:pPr>
              <w:jc w:val="center"/>
              <w:rPr>
                <w:ins w:id="668" w:author="Noonan, Michael" w:date="2026-05-12T09:32:00Z" w16du:dateUtc="2026-05-12T16:32:00Z"/>
                <w:b/>
                <w:bCs/>
                <w:color w:val="000000"/>
                <w:sz w:val="20"/>
                <w:szCs w:val="20"/>
                <w:rPrChange w:id="669" w:author="Noonan, Michael" w:date="2026-05-12T10:24:00Z" w16du:dateUtc="2026-05-12T17:24:00Z">
                  <w:rPr>
                    <w:ins w:id="670" w:author="Noonan, Michael" w:date="2026-05-12T09:32:00Z" w16du:dateUtc="2026-05-12T16:32:00Z"/>
                    <w:b/>
                    <w:bCs/>
                    <w:color w:val="000000"/>
                  </w:rPr>
                </w:rPrChange>
              </w:rPr>
            </w:pPr>
            <w:ins w:id="671" w:author="Noonan, Michael" w:date="2026-05-12T09:32:00Z" w16du:dateUtc="2026-05-12T16:32:00Z">
              <w:r w:rsidRPr="001D635B">
                <w:rPr>
                  <w:b/>
                  <w:bCs/>
                  <w:color w:val="000000"/>
                  <w:sz w:val="20"/>
                  <w:szCs w:val="20"/>
                  <w:rPrChange w:id="672" w:author="Noonan, Michael" w:date="2026-05-12T10:24:00Z" w16du:dateUtc="2026-05-12T17:24:00Z">
                    <w:rPr>
                      <w:b/>
                      <w:bCs/>
                      <w:color w:val="000000"/>
                    </w:rPr>
                  </w:rPrChange>
                </w:rPr>
                <w:t>Jaguar 1</w:t>
              </w:r>
            </w:ins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91D7649" w14:textId="77777777" w:rsidR="00B61D93" w:rsidRPr="001D635B" w:rsidRDefault="00B61D93" w:rsidP="00B61D93">
            <w:pPr>
              <w:jc w:val="center"/>
              <w:rPr>
                <w:ins w:id="673" w:author="Noonan, Michael" w:date="2026-05-12T09:32:00Z" w16du:dateUtc="2026-05-12T16:32:00Z"/>
                <w:b/>
                <w:bCs/>
                <w:color w:val="000000"/>
                <w:sz w:val="20"/>
                <w:szCs w:val="20"/>
                <w:rPrChange w:id="674" w:author="Noonan, Michael" w:date="2026-05-12T10:24:00Z" w16du:dateUtc="2026-05-12T17:24:00Z">
                  <w:rPr>
                    <w:ins w:id="675" w:author="Noonan, Michael" w:date="2026-05-12T09:32:00Z" w16du:dateUtc="2026-05-12T16:32:00Z"/>
                    <w:b/>
                    <w:bCs/>
                    <w:color w:val="000000"/>
                  </w:rPr>
                </w:rPrChange>
              </w:rPr>
            </w:pPr>
            <w:ins w:id="676" w:author="Noonan, Michael" w:date="2026-05-12T09:32:00Z" w16du:dateUtc="2026-05-12T16:32:00Z">
              <w:r w:rsidRPr="001D635B">
                <w:rPr>
                  <w:b/>
                  <w:bCs/>
                  <w:color w:val="000000"/>
                  <w:sz w:val="20"/>
                  <w:szCs w:val="20"/>
                  <w:rPrChange w:id="677" w:author="Noonan, Michael" w:date="2026-05-12T10:24:00Z" w16du:dateUtc="2026-05-12T17:24:00Z">
                    <w:rPr>
                      <w:b/>
                      <w:bCs/>
                      <w:color w:val="000000"/>
                    </w:rPr>
                  </w:rPrChange>
                </w:rPr>
                <w:t>Jaguar 2</w:t>
              </w:r>
            </w:ins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A4FC14F" w14:textId="77777777" w:rsidR="00B61D93" w:rsidRPr="001D635B" w:rsidRDefault="00B61D93" w:rsidP="00B61D93">
            <w:pPr>
              <w:jc w:val="center"/>
              <w:rPr>
                <w:ins w:id="678" w:author="Noonan, Michael" w:date="2026-05-12T09:32:00Z" w16du:dateUtc="2026-05-12T16:32:00Z"/>
                <w:b/>
                <w:bCs/>
                <w:color w:val="000000"/>
                <w:sz w:val="20"/>
                <w:szCs w:val="20"/>
                <w:rPrChange w:id="679" w:author="Noonan, Michael" w:date="2026-05-12T10:24:00Z" w16du:dateUtc="2026-05-12T17:24:00Z">
                  <w:rPr>
                    <w:ins w:id="680" w:author="Noonan, Michael" w:date="2026-05-12T09:32:00Z" w16du:dateUtc="2026-05-12T16:32:00Z"/>
                    <w:b/>
                    <w:bCs/>
                    <w:color w:val="000000"/>
                  </w:rPr>
                </w:rPrChange>
              </w:rPr>
            </w:pPr>
            <w:ins w:id="681" w:author="Noonan, Michael" w:date="2026-05-12T09:32:00Z" w16du:dateUtc="2026-05-12T16:32:00Z">
              <w:r w:rsidRPr="001D635B">
                <w:rPr>
                  <w:b/>
                  <w:bCs/>
                  <w:color w:val="000000"/>
                  <w:sz w:val="20"/>
                  <w:szCs w:val="20"/>
                  <w:rPrChange w:id="682" w:author="Noonan, Michael" w:date="2026-05-12T10:24:00Z" w16du:dateUtc="2026-05-12T17:24:00Z">
                    <w:rPr>
                      <w:b/>
                      <w:bCs/>
                      <w:color w:val="000000"/>
                    </w:rPr>
                  </w:rPrChange>
                </w:rPr>
                <w:t>Sex Dyad</w:t>
              </w:r>
            </w:ins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0B7D807" w14:textId="77777777" w:rsidR="00B61D93" w:rsidRPr="001D635B" w:rsidRDefault="00B61D93" w:rsidP="00B61D93">
            <w:pPr>
              <w:jc w:val="center"/>
              <w:rPr>
                <w:ins w:id="683" w:author="Noonan, Michael" w:date="2026-05-12T09:32:00Z" w16du:dateUtc="2026-05-12T16:32:00Z"/>
                <w:b/>
                <w:bCs/>
                <w:color w:val="000000"/>
                <w:sz w:val="20"/>
                <w:szCs w:val="20"/>
                <w:rPrChange w:id="684" w:author="Noonan, Michael" w:date="2026-05-12T10:24:00Z" w16du:dateUtc="2026-05-12T17:24:00Z">
                  <w:rPr>
                    <w:ins w:id="685" w:author="Noonan, Michael" w:date="2026-05-12T09:32:00Z" w16du:dateUtc="2026-05-12T16:32:00Z"/>
                    <w:b/>
                    <w:bCs/>
                    <w:color w:val="000000"/>
                  </w:rPr>
                </w:rPrChange>
              </w:rPr>
            </w:pPr>
            <w:ins w:id="686" w:author="Noonan, Michael" w:date="2026-05-12T09:32:00Z" w16du:dateUtc="2026-05-12T16:32:00Z">
              <w:r w:rsidRPr="001D635B">
                <w:rPr>
                  <w:b/>
                  <w:bCs/>
                  <w:color w:val="000000"/>
                  <w:sz w:val="20"/>
                  <w:szCs w:val="20"/>
                  <w:rPrChange w:id="687" w:author="Noonan, Michael" w:date="2026-05-12T10:24:00Z" w16du:dateUtc="2026-05-12T17:24:00Z">
                    <w:rPr>
                      <w:b/>
                      <w:bCs/>
                      <w:color w:val="000000"/>
                    </w:rPr>
                  </w:rPrChange>
                </w:rPr>
                <w:t>Overlap</w:t>
              </w:r>
            </w:ins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7E766B2" w14:textId="77777777" w:rsidR="00B61D93" w:rsidRPr="001D635B" w:rsidRDefault="00B61D93" w:rsidP="00B61D93">
            <w:pPr>
              <w:jc w:val="center"/>
              <w:rPr>
                <w:ins w:id="688" w:author="Noonan, Michael" w:date="2026-05-12T09:32:00Z" w16du:dateUtc="2026-05-12T16:32:00Z"/>
                <w:b/>
                <w:bCs/>
                <w:color w:val="000000"/>
                <w:sz w:val="20"/>
                <w:szCs w:val="20"/>
                <w:rPrChange w:id="689" w:author="Noonan, Michael" w:date="2026-05-12T10:24:00Z" w16du:dateUtc="2026-05-12T17:24:00Z">
                  <w:rPr>
                    <w:ins w:id="690" w:author="Noonan, Michael" w:date="2026-05-12T09:32:00Z" w16du:dateUtc="2026-05-12T16:32:00Z"/>
                    <w:b/>
                    <w:bCs/>
                    <w:color w:val="000000"/>
                  </w:rPr>
                </w:rPrChange>
              </w:rPr>
            </w:pPr>
            <w:ins w:id="691" w:author="Noonan, Michael" w:date="2026-05-12T09:32:00Z" w16du:dateUtc="2026-05-12T16:32:00Z">
              <w:r w:rsidRPr="001D635B">
                <w:rPr>
                  <w:b/>
                  <w:bCs/>
                  <w:color w:val="000000"/>
                  <w:sz w:val="20"/>
                  <w:szCs w:val="20"/>
                  <w:rPrChange w:id="692" w:author="Noonan, Michael" w:date="2026-05-12T10:24:00Z" w16du:dateUtc="2026-05-12T17:24:00Z">
                    <w:rPr>
                      <w:b/>
                      <w:bCs/>
                      <w:color w:val="000000"/>
                    </w:rPr>
                  </w:rPrChange>
                </w:rPr>
                <w:t>Encounters</w:t>
              </w:r>
            </w:ins>
          </w:p>
        </w:tc>
        <w:tc>
          <w:tcPr>
            <w:tcW w:w="2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5BB8EB" w14:textId="77777777" w:rsidR="00B61D93" w:rsidRPr="001D635B" w:rsidRDefault="00B61D93" w:rsidP="00B61D93">
            <w:pPr>
              <w:jc w:val="center"/>
              <w:rPr>
                <w:ins w:id="693" w:author="Noonan, Michael" w:date="2026-05-12T09:32:00Z" w16du:dateUtc="2026-05-12T16:32:00Z"/>
                <w:b/>
                <w:bCs/>
                <w:color w:val="000000"/>
                <w:sz w:val="20"/>
                <w:szCs w:val="20"/>
                <w:rPrChange w:id="694" w:author="Noonan, Michael" w:date="2026-05-12T10:24:00Z" w16du:dateUtc="2026-05-12T17:24:00Z">
                  <w:rPr>
                    <w:ins w:id="695" w:author="Noonan, Michael" w:date="2026-05-12T09:32:00Z" w16du:dateUtc="2026-05-12T16:32:00Z"/>
                    <w:b/>
                    <w:bCs/>
                    <w:color w:val="000000"/>
                  </w:rPr>
                </w:rPrChange>
              </w:rPr>
            </w:pPr>
            <w:ins w:id="696" w:author="Noonan, Michael" w:date="2026-05-12T09:32:00Z" w16du:dateUtc="2026-05-12T16:32:00Z">
              <w:r w:rsidRPr="001D635B">
                <w:rPr>
                  <w:b/>
                  <w:bCs/>
                  <w:color w:val="000000"/>
                  <w:sz w:val="20"/>
                  <w:szCs w:val="20"/>
                  <w:rPrChange w:id="697" w:author="Noonan, Michael" w:date="2026-05-12T10:24:00Z" w16du:dateUtc="2026-05-12T17:24:00Z">
                    <w:rPr>
                      <w:b/>
                      <w:bCs/>
                      <w:color w:val="000000"/>
                    </w:rPr>
                  </w:rPrChange>
                </w:rPr>
                <w:t>Proximity Ratio (95% CI)</w:t>
              </w:r>
            </w:ins>
          </w:p>
        </w:tc>
      </w:tr>
      <w:tr w:rsidR="00B61D93" w:rsidRPr="001D635B" w14:paraId="0D66F20A" w14:textId="77777777" w:rsidTr="00B61D93">
        <w:trPr>
          <w:trHeight w:val="320"/>
          <w:ins w:id="698" w:author="Noonan, Michael" w:date="2026-05-12T09:32:00Z" w16du:dateUtc="2026-05-12T16:32:00Z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B6A05" w14:textId="77777777" w:rsidR="00B61D93" w:rsidRPr="001D635B" w:rsidRDefault="00B61D93" w:rsidP="00B61D93">
            <w:pPr>
              <w:jc w:val="center"/>
              <w:rPr>
                <w:ins w:id="699" w:author="Noonan, Michael" w:date="2026-05-12T09:32:00Z" w16du:dateUtc="2026-05-12T16:32:00Z"/>
                <w:color w:val="000000"/>
                <w:sz w:val="20"/>
                <w:szCs w:val="20"/>
                <w:rPrChange w:id="700" w:author="Noonan, Michael" w:date="2026-05-12T10:24:00Z" w16du:dateUtc="2026-05-12T17:24:00Z">
                  <w:rPr>
                    <w:ins w:id="701" w:author="Noonan, Michael" w:date="2026-05-12T09:32:00Z" w16du:dateUtc="2026-05-12T16:32:00Z"/>
                    <w:color w:val="000000"/>
                  </w:rPr>
                </w:rPrChange>
              </w:rPr>
            </w:pPr>
            <w:proofErr w:type="spellStart"/>
            <w:ins w:id="702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03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Iranildo</w:t>
              </w:r>
              <w:proofErr w:type="spellEnd"/>
            </w:ins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2F2CAB" w14:textId="77777777" w:rsidR="00B61D93" w:rsidRPr="001D635B" w:rsidRDefault="00B61D93" w:rsidP="00B61D93">
            <w:pPr>
              <w:jc w:val="center"/>
              <w:rPr>
                <w:ins w:id="704" w:author="Noonan, Michael" w:date="2026-05-12T09:32:00Z" w16du:dateUtc="2026-05-12T16:32:00Z"/>
                <w:color w:val="000000"/>
                <w:sz w:val="20"/>
                <w:szCs w:val="20"/>
                <w:rPrChange w:id="705" w:author="Noonan, Michael" w:date="2026-05-12T10:24:00Z" w16du:dateUtc="2026-05-12T17:24:00Z">
                  <w:rPr>
                    <w:ins w:id="706" w:author="Noonan, Michael" w:date="2026-05-12T09:32:00Z" w16du:dateUtc="2026-05-12T16:32:00Z"/>
                    <w:color w:val="000000"/>
                  </w:rPr>
                </w:rPrChange>
              </w:rPr>
            </w:pPr>
            <w:ins w:id="707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08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Iemanja2</w:t>
              </w:r>
            </w:ins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D1507E" w14:textId="77777777" w:rsidR="00B61D93" w:rsidRPr="001D635B" w:rsidRDefault="00B61D93" w:rsidP="00B61D93">
            <w:pPr>
              <w:jc w:val="center"/>
              <w:rPr>
                <w:ins w:id="709" w:author="Noonan, Michael" w:date="2026-05-12T09:32:00Z" w16du:dateUtc="2026-05-12T16:32:00Z"/>
                <w:color w:val="000000"/>
                <w:sz w:val="20"/>
                <w:szCs w:val="20"/>
                <w:rPrChange w:id="710" w:author="Noonan, Michael" w:date="2026-05-12T10:24:00Z" w16du:dateUtc="2026-05-12T17:24:00Z">
                  <w:rPr>
                    <w:ins w:id="711" w:author="Noonan, Michael" w:date="2026-05-12T09:32:00Z" w16du:dateUtc="2026-05-12T16:32:00Z"/>
                    <w:color w:val="000000"/>
                  </w:rPr>
                </w:rPrChange>
              </w:rPr>
            </w:pPr>
            <w:ins w:id="712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13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Female - Male</w:t>
              </w:r>
            </w:ins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09F0B4" w14:textId="77777777" w:rsidR="00B61D93" w:rsidRPr="001D635B" w:rsidRDefault="00B61D93" w:rsidP="00B61D93">
            <w:pPr>
              <w:jc w:val="center"/>
              <w:rPr>
                <w:ins w:id="714" w:author="Noonan, Michael" w:date="2026-05-12T09:32:00Z" w16du:dateUtc="2026-05-12T16:32:00Z"/>
                <w:color w:val="000000"/>
                <w:sz w:val="20"/>
                <w:szCs w:val="20"/>
                <w:rPrChange w:id="715" w:author="Noonan, Michael" w:date="2026-05-12T10:24:00Z" w16du:dateUtc="2026-05-12T17:24:00Z">
                  <w:rPr>
                    <w:ins w:id="716" w:author="Noonan, Michael" w:date="2026-05-12T09:32:00Z" w16du:dateUtc="2026-05-12T16:32:00Z"/>
                    <w:color w:val="000000"/>
                  </w:rPr>
                </w:rPrChange>
              </w:rPr>
            </w:pPr>
            <w:ins w:id="717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18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0.28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63F7B2" w14:textId="77777777" w:rsidR="00B61D93" w:rsidRPr="001D635B" w:rsidRDefault="00B61D93" w:rsidP="00B61D93">
            <w:pPr>
              <w:jc w:val="center"/>
              <w:rPr>
                <w:ins w:id="719" w:author="Noonan, Michael" w:date="2026-05-12T09:32:00Z" w16du:dateUtc="2026-05-12T16:32:00Z"/>
                <w:color w:val="000000"/>
                <w:sz w:val="20"/>
                <w:szCs w:val="20"/>
                <w:rPrChange w:id="720" w:author="Noonan, Michael" w:date="2026-05-12T10:24:00Z" w16du:dateUtc="2026-05-12T17:24:00Z">
                  <w:rPr>
                    <w:ins w:id="721" w:author="Noonan, Michael" w:date="2026-05-12T09:32:00Z" w16du:dateUtc="2026-05-12T16:32:00Z"/>
                    <w:color w:val="000000"/>
                  </w:rPr>
                </w:rPrChange>
              </w:rPr>
            </w:pPr>
            <w:ins w:id="722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23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20</w:t>
              </w:r>
            </w:ins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221406" w14:textId="77777777" w:rsidR="00B61D93" w:rsidRPr="001D635B" w:rsidRDefault="00B61D93" w:rsidP="00B61D93">
            <w:pPr>
              <w:jc w:val="center"/>
              <w:rPr>
                <w:ins w:id="724" w:author="Noonan, Michael" w:date="2026-05-12T09:32:00Z" w16du:dateUtc="2026-05-12T16:32:00Z"/>
                <w:color w:val="000000"/>
                <w:sz w:val="20"/>
                <w:szCs w:val="20"/>
                <w:rPrChange w:id="725" w:author="Noonan, Michael" w:date="2026-05-12T10:24:00Z" w16du:dateUtc="2026-05-12T17:24:00Z">
                  <w:rPr>
                    <w:ins w:id="726" w:author="Noonan, Michael" w:date="2026-05-12T09:32:00Z" w16du:dateUtc="2026-05-12T16:32:00Z"/>
                    <w:color w:val="000000"/>
                  </w:rPr>
                </w:rPrChange>
              </w:rPr>
            </w:pPr>
            <w:ins w:id="727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28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1.24 (0.6 - 2.26)</w:t>
              </w:r>
            </w:ins>
          </w:p>
        </w:tc>
      </w:tr>
      <w:tr w:rsidR="00B61D93" w:rsidRPr="001D635B" w14:paraId="2E6EEF46" w14:textId="77777777" w:rsidTr="00B61D93">
        <w:trPr>
          <w:trHeight w:val="320"/>
          <w:ins w:id="729" w:author="Noonan, Michael" w:date="2026-05-12T09:32:00Z" w16du:dateUtc="2026-05-12T16:32:00Z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02487" w14:textId="77777777" w:rsidR="00B61D93" w:rsidRPr="001D635B" w:rsidRDefault="00B61D93" w:rsidP="00B61D93">
            <w:pPr>
              <w:jc w:val="center"/>
              <w:rPr>
                <w:ins w:id="730" w:author="Noonan, Michael" w:date="2026-05-12T09:32:00Z" w16du:dateUtc="2026-05-12T16:32:00Z"/>
                <w:color w:val="000000"/>
                <w:sz w:val="20"/>
                <w:szCs w:val="20"/>
                <w:rPrChange w:id="731" w:author="Noonan, Michael" w:date="2026-05-12T10:24:00Z" w16du:dateUtc="2026-05-12T17:24:00Z">
                  <w:rPr>
                    <w:ins w:id="732" w:author="Noonan, Michael" w:date="2026-05-12T09:32:00Z" w16du:dateUtc="2026-05-12T16:32:00Z"/>
                    <w:color w:val="000000"/>
                  </w:rPr>
                </w:rPrChange>
              </w:rPr>
            </w:pPr>
            <w:proofErr w:type="spellStart"/>
            <w:ins w:id="733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34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Iranildo</w:t>
              </w:r>
              <w:proofErr w:type="spellEnd"/>
            </w:ins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66200B" w14:textId="77777777" w:rsidR="00B61D93" w:rsidRPr="001D635B" w:rsidRDefault="00B61D93" w:rsidP="00B61D93">
            <w:pPr>
              <w:jc w:val="center"/>
              <w:rPr>
                <w:ins w:id="735" w:author="Noonan, Michael" w:date="2026-05-12T09:32:00Z" w16du:dateUtc="2026-05-12T16:32:00Z"/>
                <w:color w:val="000000"/>
                <w:sz w:val="20"/>
                <w:szCs w:val="20"/>
                <w:rPrChange w:id="736" w:author="Noonan, Michael" w:date="2026-05-12T10:24:00Z" w16du:dateUtc="2026-05-12T17:24:00Z">
                  <w:rPr>
                    <w:ins w:id="737" w:author="Noonan, Michael" w:date="2026-05-12T09:32:00Z" w16du:dateUtc="2026-05-12T16:32:00Z"/>
                    <w:color w:val="000000"/>
                  </w:rPr>
                </w:rPrChange>
              </w:rPr>
            </w:pPr>
            <w:ins w:id="738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39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ID696469B</w:t>
              </w:r>
            </w:ins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E8070A" w14:textId="77777777" w:rsidR="00B61D93" w:rsidRPr="001D635B" w:rsidRDefault="00B61D93" w:rsidP="00B61D93">
            <w:pPr>
              <w:jc w:val="center"/>
              <w:rPr>
                <w:ins w:id="740" w:author="Noonan, Michael" w:date="2026-05-12T09:32:00Z" w16du:dateUtc="2026-05-12T16:32:00Z"/>
                <w:color w:val="000000"/>
                <w:sz w:val="20"/>
                <w:szCs w:val="20"/>
                <w:rPrChange w:id="741" w:author="Noonan, Michael" w:date="2026-05-12T10:24:00Z" w16du:dateUtc="2026-05-12T17:24:00Z">
                  <w:rPr>
                    <w:ins w:id="742" w:author="Noonan, Michael" w:date="2026-05-12T09:32:00Z" w16du:dateUtc="2026-05-12T16:32:00Z"/>
                    <w:color w:val="000000"/>
                  </w:rPr>
                </w:rPrChange>
              </w:rPr>
            </w:pPr>
            <w:ins w:id="743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44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Male - Male</w:t>
              </w:r>
            </w:ins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62B138" w14:textId="77777777" w:rsidR="00B61D93" w:rsidRPr="001D635B" w:rsidRDefault="00B61D93" w:rsidP="00B61D93">
            <w:pPr>
              <w:jc w:val="center"/>
              <w:rPr>
                <w:ins w:id="745" w:author="Noonan, Michael" w:date="2026-05-12T09:32:00Z" w16du:dateUtc="2026-05-12T16:32:00Z"/>
                <w:color w:val="000000"/>
                <w:sz w:val="20"/>
                <w:szCs w:val="20"/>
                <w:rPrChange w:id="746" w:author="Noonan, Michael" w:date="2026-05-12T10:24:00Z" w16du:dateUtc="2026-05-12T17:24:00Z">
                  <w:rPr>
                    <w:ins w:id="747" w:author="Noonan, Michael" w:date="2026-05-12T09:32:00Z" w16du:dateUtc="2026-05-12T16:32:00Z"/>
                    <w:color w:val="000000"/>
                  </w:rPr>
                </w:rPrChange>
              </w:rPr>
            </w:pPr>
            <w:ins w:id="748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49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0.05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35A017" w14:textId="77777777" w:rsidR="00B61D93" w:rsidRPr="001D635B" w:rsidRDefault="00B61D93" w:rsidP="00B61D93">
            <w:pPr>
              <w:jc w:val="center"/>
              <w:rPr>
                <w:ins w:id="750" w:author="Noonan, Michael" w:date="2026-05-12T09:32:00Z" w16du:dateUtc="2026-05-12T16:32:00Z"/>
                <w:color w:val="000000"/>
                <w:sz w:val="20"/>
                <w:szCs w:val="20"/>
                <w:rPrChange w:id="751" w:author="Noonan, Michael" w:date="2026-05-12T10:24:00Z" w16du:dateUtc="2026-05-12T17:24:00Z">
                  <w:rPr>
                    <w:ins w:id="752" w:author="Noonan, Michael" w:date="2026-05-12T09:32:00Z" w16du:dateUtc="2026-05-12T16:32:00Z"/>
                    <w:color w:val="000000"/>
                  </w:rPr>
                </w:rPrChange>
              </w:rPr>
            </w:pPr>
            <w:ins w:id="753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54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</w:t>
              </w:r>
            </w:ins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B57AA" w14:textId="77777777" w:rsidR="00B61D93" w:rsidRPr="001D635B" w:rsidRDefault="00B61D93" w:rsidP="00B61D93">
            <w:pPr>
              <w:jc w:val="center"/>
              <w:rPr>
                <w:ins w:id="755" w:author="Noonan, Michael" w:date="2026-05-12T09:32:00Z" w16du:dateUtc="2026-05-12T16:32:00Z"/>
                <w:color w:val="000000"/>
                <w:sz w:val="20"/>
                <w:szCs w:val="20"/>
                <w:rPrChange w:id="756" w:author="Noonan, Michael" w:date="2026-05-12T10:24:00Z" w16du:dateUtc="2026-05-12T17:24:00Z">
                  <w:rPr>
                    <w:ins w:id="757" w:author="Noonan, Michael" w:date="2026-05-12T09:32:00Z" w16du:dateUtc="2026-05-12T16:32:00Z"/>
                    <w:color w:val="000000"/>
                  </w:rPr>
                </w:rPrChange>
              </w:rPr>
            </w:pPr>
            <w:ins w:id="758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59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0.68 (0.4 - 1.07)</w:t>
              </w:r>
            </w:ins>
          </w:p>
        </w:tc>
      </w:tr>
      <w:tr w:rsidR="00B61D93" w:rsidRPr="001D635B" w14:paraId="62F9BA00" w14:textId="77777777" w:rsidTr="00B61D93">
        <w:trPr>
          <w:trHeight w:val="320"/>
          <w:ins w:id="760" w:author="Noonan, Michael" w:date="2026-05-12T09:32:00Z" w16du:dateUtc="2026-05-12T16:32:00Z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DE1416" w14:textId="77777777" w:rsidR="00B61D93" w:rsidRPr="001D635B" w:rsidRDefault="00B61D93" w:rsidP="00B61D93">
            <w:pPr>
              <w:jc w:val="center"/>
              <w:rPr>
                <w:ins w:id="761" w:author="Noonan, Michael" w:date="2026-05-12T09:32:00Z" w16du:dateUtc="2026-05-12T16:32:00Z"/>
                <w:color w:val="000000"/>
                <w:sz w:val="20"/>
                <w:szCs w:val="20"/>
                <w:rPrChange w:id="762" w:author="Noonan, Michael" w:date="2026-05-12T10:24:00Z" w16du:dateUtc="2026-05-12T17:24:00Z">
                  <w:rPr>
                    <w:ins w:id="763" w:author="Noonan, Michael" w:date="2026-05-12T09:32:00Z" w16du:dateUtc="2026-05-12T16:32:00Z"/>
                    <w:color w:val="000000"/>
                  </w:rPr>
                </w:rPrChange>
              </w:rPr>
            </w:pPr>
            <w:proofErr w:type="spellStart"/>
            <w:ins w:id="764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65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Iranildo</w:t>
              </w:r>
              <w:proofErr w:type="spellEnd"/>
            </w:ins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B59106" w14:textId="77777777" w:rsidR="00B61D93" w:rsidRPr="001D635B" w:rsidRDefault="00B61D93" w:rsidP="00B61D93">
            <w:pPr>
              <w:jc w:val="center"/>
              <w:rPr>
                <w:ins w:id="766" w:author="Noonan, Michael" w:date="2026-05-12T09:32:00Z" w16du:dateUtc="2026-05-12T16:32:00Z"/>
                <w:color w:val="000000"/>
                <w:sz w:val="20"/>
                <w:szCs w:val="20"/>
                <w:rPrChange w:id="767" w:author="Noonan, Michael" w:date="2026-05-12T10:24:00Z" w16du:dateUtc="2026-05-12T17:24:00Z">
                  <w:rPr>
                    <w:ins w:id="768" w:author="Noonan, Michael" w:date="2026-05-12T09:32:00Z" w16du:dateUtc="2026-05-12T16:32:00Z"/>
                    <w:color w:val="000000"/>
                  </w:rPr>
                </w:rPrChange>
              </w:rPr>
            </w:pPr>
            <w:ins w:id="769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70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ID696490B</w:t>
              </w:r>
            </w:ins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893E90" w14:textId="77777777" w:rsidR="00B61D93" w:rsidRPr="001D635B" w:rsidRDefault="00B61D93" w:rsidP="00B61D93">
            <w:pPr>
              <w:jc w:val="center"/>
              <w:rPr>
                <w:ins w:id="771" w:author="Noonan, Michael" w:date="2026-05-12T09:32:00Z" w16du:dateUtc="2026-05-12T16:32:00Z"/>
                <w:color w:val="000000"/>
                <w:sz w:val="20"/>
                <w:szCs w:val="20"/>
                <w:rPrChange w:id="772" w:author="Noonan, Michael" w:date="2026-05-12T10:24:00Z" w16du:dateUtc="2026-05-12T17:24:00Z">
                  <w:rPr>
                    <w:ins w:id="773" w:author="Noonan, Michael" w:date="2026-05-12T09:32:00Z" w16du:dateUtc="2026-05-12T16:32:00Z"/>
                    <w:color w:val="000000"/>
                  </w:rPr>
                </w:rPrChange>
              </w:rPr>
            </w:pPr>
            <w:ins w:id="774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75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Male - Male</w:t>
              </w:r>
            </w:ins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31FAAB" w14:textId="77777777" w:rsidR="00B61D93" w:rsidRPr="001D635B" w:rsidRDefault="00B61D93" w:rsidP="00B61D93">
            <w:pPr>
              <w:jc w:val="center"/>
              <w:rPr>
                <w:ins w:id="776" w:author="Noonan, Michael" w:date="2026-05-12T09:32:00Z" w16du:dateUtc="2026-05-12T16:32:00Z"/>
                <w:color w:val="000000"/>
                <w:sz w:val="20"/>
                <w:szCs w:val="20"/>
                <w:rPrChange w:id="777" w:author="Noonan, Michael" w:date="2026-05-12T10:24:00Z" w16du:dateUtc="2026-05-12T17:24:00Z">
                  <w:rPr>
                    <w:ins w:id="778" w:author="Noonan, Michael" w:date="2026-05-12T09:32:00Z" w16du:dateUtc="2026-05-12T16:32:00Z"/>
                    <w:color w:val="000000"/>
                  </w:rPr>
                </w:rPrChange>
              </w:rPr>
            </w:pPr>
            <w:ins w:id="779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80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0.88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A6297" w14:textId="77777777" w:rsidR="00B61D93" w:rsidRPr="001D635B" w:rsidRDefault="00B61D93" w:rsidP="00B61D93">
            <w:pPr>
              <w:jc w:val="center"/>
              <w:rPr>
                <w:ins w:id="781" w:author="Noonan, Michael" w:date="2026-05-12T09:32:00Z" w16du:dateUtc="2026-05-12T16:32:00Z"/>
                <w:color w:val="000000"/>
                <w:sz w:val="20"/>
                <w:szCs w:val="20"/>
                <w:rPrChange w:id="782" w:author="Noonan, Michael" w:date="2026-05-12T10:24:00Z" w16du:dateUtc="2026-05-12T17:24:00Z">
                  <w:rPr>
                    <w:ins w:id="783" w:author="Noonan, Michael" w:date="2026-05-12T09:32:00Z" w16du:dateUtc="2026-05-12T16:32:00Z"/>
                    <w:color w:val="000000"/>
                  </w:rPr>
                </w:rPrChange>
              </w:rPr>
            </w:pPr>
            <w:ins w:id="784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85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3</w:t>
              </w:r>
            </w:ins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5506FC" w14:textId="77777777" w:rsidR="00B61D93" w:rsidRPr="001D635B" w:rsidRDefault="00B61D93" w:rsidP="00B61D93">
            <w:pPr>
              <w:jc w:val="center"/>
              <w:rPr>
                <w:ins w:id="786" w:author="Noonan, Michael" w:date="2026-05-12T09:32:00Z" w16du:dateUtc="2026-05-12T16:32:00Z"/>
                <w:color w:val="000000"/>
                <w:sz w:val="20"/>
                <w:szCs w:val="20"/>
                <w:rPrChange w:id="787" w:author="Noonan, Michael" w:date="2026-05-12T10:24:00Z" w16du:dateUtc="2026-05-12T17:24:00Z">
                  <w:rPr>
                    <w:ins w:id="788" w:author="Noonan, Michael" w:date="2026-05-12T09:32:00Z" w16du:dateUtc="2026-05-12T16:32:00Z"/>
                    <w:color w:val="000000"/>
                  </w:rPr>
                </w:rPrChange>
              </w:rPr>
            </w:pPr>
            <w:ins w:id="789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90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0.82 (0.42 - 1.43)</w:t>
              </w:r>
            </w:ins>
          </w:p>
        </w:tc>
      </w:tr>
      <w:tr w:rsidR="00B61D93" w:rsidRPr="001D635B" w14:paraId="147CB35F" w14:textId="77777777" w:rsidTr="00B61D93">
        <w:trPr>
          <w:trHeight w:val="320"/>
          <w:ins w:id="791" w:author="Noonan, Michael" w:date="2026-05-12T09:32:00Z" w16du:dateUtc="2026-05-12T16:32:00Z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6184A4" w14:textId="77777777" w:rsidR="00B61D93" w:rsidRPr="001D635B" w:rsidRDefault="00B61D93" w:rsidP="00B61D93">
            <w:pPr>
              <w:jc w:val="center"/>
              <w:rPr>
                <w:ins w:id="792" w:author="Noonan, Michael" w:date="2026-05-12T09:32:00Z" w16du:dateUtc="2026-05-12T16:32:00Z"/>
                <w:color w:val="000000"/>
                <w:sz w:val="20"/>
                <w:szCs w:val="20"/>
                <w:rPrChange w:id="793" w:author="Noonan, Michael" w:date="2026-05-12T10:24:00Z" w16du:dateUtc="2026-05-12T17:24:00Z">
                  <w:rPr>
                    <w:ins w:id="794" w:author="Noonan, Michael" w:date="2026-05-12T09:32:00Z" w16du:dateUtc="2026-05-12T16:32:00Z"/>
                    <w:color w:val="000000"/>
                  </w:rPr>
                </w:rPrChange>
              </w:rPr>
            </w:pPr>
            <w:proofErr w:type="spellStart"/>
            <w:ins w:id="795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796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Iranildo</w:t>
              </w:r>
              <w:proofErr w:type="spellEnd"/>
            </w:ins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2A5DF9" w14:textId="77777777" w:rsidR="00B61D93" w:rsidRPr="001D635B" w:rsidRDefault="00B61D93" w:rsidP="00B61D93">
            <w:pPr>
              <w:jc w:val="center"/>
              <w:rPr>
                <w:ins w:id="797" w:author="Noonan, Michael" w:date="2026-05-12T09:32:00Z" w16du:dateUtc="2026-05-12T16:32:00Z"/>
                <w:color w:val="000000"/>
                <w:sz w:val="20"/>
                <w:szCs w:val="20"/>
                <w:rPrChange w:id="798" w:author="Noonan, Michael" w:date="2026-05-12T10:24:00Z" w16du:dateUtc="2026-05-12T17:24:00Z">
                  <w:rPr>
                    <w:ins w:id="799" w:author="Noonan, Michael" w:date="2026-05-12T09:32:00Z" w16du:dateUtc="2026-05-12T16:32:00Z"/>
                    <w:color w:val="000000"/>
                  </w:rPr>
                </w:rPrChange>
              </w:rPr>
            </w:pPr>
            <w:ins w:id="800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01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ID717047B</w:t>
              </w:r>
            </w:ins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3DD7E" w14:textId="77777777" w:rsidR="00B61D93" w:rsidRPr="001D635B" w:rsidRDefault="00B61D93" w:rsidP="00B61D93">
            <w:pPr>
              <w:jc w:val="center"/>
              <w:rPr>
                <w:ins w:id="802" w:author="Noonan, Michael" w:date="2026-05-12T09:32:00Z" w16du:dateUtc="2026-05-12T16:32:00Z"/>
                <w:color w:val="000000"/>
                <w:sz w:val="20"/>
                <w:szCs w:val="20"/>
                <w:rPrChange w:id="803" w:author="Noonan, Michael" w:date="2026-05-12T10:24:00Z" w16du:dateUtc="2026-05-12T17:24:00Z">
                  <w:rPr>
                    <w:ins w:id="804" w:author="Noonan, Michael" w:date="2026-05-12T09:32:00Z" w16du:dateUtc="2026-05-12T16:32:00Z"/>
                    <w:color w:val="000000"/>
                  </w:rPr>
                </w:rPrChange>
              </w:rPr>
            </w:pPr>
            <w:ins w:id="805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06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Female - Male</w:t>
              </w:r>
            </w:ins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501EA" w14:textId="77777777" w:rsidR="00B61D93" w:rsidRPr="001D635B" w:rsidRDefault="00B61D93" w:rsidP="00B61D93">
            <w:pPr>
              <w:jc w:val="center"/>
              <w:rPr>
                <w:ins w:id="807" w:author="Noonan, Michael" w:date="2026-05-12T09:32:00Z" w16du:dateUtc="2026-05-12T16:32:00Z"/>
                <w:color w:val="000000"/>
                <w:sz w:val="20"/>
                <w:szCs w:val="20"/>
                <w:rPrChange w:id="808" w:author="Noonan, Michael" w:date="2026-05-12T10:24:00Z" w16du:dateUtc="2026-05-12T17:24:00Z">
                  <w:rPr>
                    <w:ins w:id="809" w:author="Noonan, Michael" w:date="2026-05-12T09:32:00Z" w16du:dateUtc="2026-05-12T16:32:00Z"/>
                    <w:color w:val="000000"/>
                  </w:rPr>
                </w:rPrChange>
              </w:rPr>
            </w:pPr>
            <w:ins w:id="810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11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0.08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7515D" w14:textId="77777777" w:rsidR="00B61D93" w:rsidRPr="001D635B" w:rsidRDefault="00B61D93" w:rsidP="00B61D93">
            <w:pPr>
              <w:jc w:val="center"/>
              <w:rPr>
                <w:ins w:id="812" w:author="Noonan, Michael" w:date="2026-05-12T09:32:00Z" w16du:dateUtc="2026-05-12T16:32:00Z"/>
                <w:color w:val="000000"/>
                <w:sz w:val="20"/>
                <w:szCs w:val="20"/>
                <w:rPrChange w:id="813" w:author="Noonan, Michael" w:date="2026-05-12T10:24:00Z" w16du:dateUtc="2026-05-12T17:24:00Z">
                  <w:rPr>
                    <w:ins w:id="814" w:author="Noonan, Michael" w:date="2026-05-12T09:32:00Z" w16du:dateUtc="2026-05-12T16:32:00Z"/>
                    <w:color w:val="000000"/>
                  </w:rPr>
                </w:rPrChange>
              </w:rPr>
            </w:pPr>
            <w:ins w:id="815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16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</w:t>
              </w:r>
            </w:ins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93114" w14:textId="77777777" w:rsidR="00B61D93" w:rsidRPr="001D635B" w:rsidRDefault="00B61D93" w:rsidP="00B61D93">
            <w:pPr>
              <w:jc w:val="center"/>
              <w:rPr>
                <w:ins w:id="817" w:author="Noonan, Michael" w:date="2026-05-12T09:32:00Z" w16du:dateUtc="2026-05-12T16:32:00Z"/>
                <w:color w:val="000000"/>
                <w:sz w:val="20"/>
                <w:szCs w:val="20"/>
                <w:rPrChange w:id="818" w:author="Noonan, Michael" w:date="2026-05-12T10:24:00Z" w16du:dateUtc="2026-05-12T17:24:00Z">
                  <w:rPr>
                    <w:ins w:id="819" w:author="Noonan, Michael" w:date="2026-05-12T09:32:00Z" w16du:dateUtc="2026-05-12T16:32:00Z"/>
                    <w:color w:val="000000"/>
                  </w:rPr>
                </w:rPrChange>
              </w:rPr>
            </w:pPr>
            <w:ins w:id="820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21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0.42 (0.18 - 0.8)</w:t>
              </w:r>
            </w:ins>
          </w:p>
        </w:tc>
      </w:tr>
      <w:tr w:rsidR="00B61D93" w:rsidRPr="001D635B" w14:paraId="45C591E1" w14:textId="77777777" w:rsidTr="00B61D93">
        <w:trPr>
          <w:trHeight w:val="320"/>
          <w:ins w:id="822" w:author="Noonan, Michael" w:date="2026-05-12T09:32:00Z" w16du:dateUtc="2026-05-12T16:32:00Z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F9F498" w14:textId="77777777" w:rsidR="00B61D93" w:rsidRPr="001D635B" w:rsidRDefault="00B61D93" w:rsidP="00B61D93">
            <w:pPr>
              <w:jc w:val="center"/>
              <w:rPr>
                <w:ins w:id="823" w:author="Noonan, Michael" w:date="2026-05-12T09:32:00Z" w16du:dateUtc="2026-05-12T16:32:00Z"/>
                <w:color w:val="000000"/>
                <w:sz w:val="20"/>
                <w:szCs w:val="20"/>
                <w:rPrChange w:id="824" w:author="Noonan, Michael" w:date="2026-05-12T10:24:00Z" w16du:dateUtc="2026-05-12T17:24:00Z">
                  <w:rPr>
                    <w:ins w:id="825" w:author="Noonan, Michael" w:date="2026-05-12T09:32:00Z" w16du:dateUtc="2026-05-12T16:32:00Z"/>
                    <w:color w:val="000000"/>
                  </w:rPr>
                </w:rPrChange>
              </w:rPr>
            </w:pPr>
            <w:ins w:id="826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27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Iemanja2</w:t>
              </w:r>
            </w:ins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91DB9" w14:textId="77777777" w:rsidR="00B61D93" w:rsidRPr="001D635B" w:rsidRDefault="00B61D93" w:rsidP="00B61D93">
            <w:pPr>
              <w:jc w:val="center"/>
              <w:rPr>
                <w:ins w:id="828" w:author="Noonan, Michael" w:date="2026-05-12T09:32:00Z" w16du:dateUtc="2026-05-12T16:32:00Z"/>
                <w:color w:val="000000"/>
                <w:sz w:val="20"/>
                <w:szCs w:val="20"/>
                <w:rPrChange w:id="829" w:author="Noonan, Michael" w:date="2026-05-12T10:24:00Z" w16du:dateUtc="2026-05-12T17:24:00Z">
                  <w:rPr>
                    <w:ins w:id="830" w:author="Noonan, Michael" w:date="2026-05-12T09:32:00Z" w16du:dateUtc="2026-05-12T16:32:00Z"/>
                    <w:color w:val="000000"/>
                  </w:rPr>
                </w:rPrChange>
              </w:rPr>
            </w:pPr>
            <w:ins w:id="831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32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ID696469B</w:t>
              </w:r>
            </w:ins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660605" w14:textId="77777777" w:rsidR="00B61D93" w:rsidRPr="001D635B" w:rsidRDefault="00B61D93" w:rsidP="00B61D93">
            <w:pPr>
              <w:jc w:val="center"/>
              <w:rPr>
                <w:ins w:id="833" w:author="Noonan, Michael" w:date="2026-05-12T09:32:00Z" w16du:dateUtc="2026-05-12T16:32:00Z"/>
                <w:color w:val="000000"/>
                <w:sz w:val="20"/>
                <w:szCs w:val="20"/>
                <w:rPrChange w:id="834" w:author="Noonan, Michael" w:date="2026-05-12T10:24:00Z" w16du:dateUtc="2026-05-12T17:24:00Z">
                  <w:rPr>
                    <w:ins w:id="835" w:author="Noonan, Michael" w:date="2026-05-12T09:32:00Z" w16du:dateUtc="2026-05-12T16:32:00Z"/>
                    <w:color w:val="000000"/>
                  </w:rPr>
                </w:rPrChange>
              </w:rPr>
            </w:pPr>
            <w:ins w:id="836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37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Female - Male</w:t>
              </w:r>
            </w:ins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1B00D" w14:textId="77777777" w:rsidR="00B61D93" w:rsidRPr="001D635B" w:rsidRDefault="00B61D93" w:rsidP="00B61D93">
            <w:pPr>
              <w:jc w:val="center"/>
              <w:rPr>
                <w:ins w:id="838" w:author="Noonan, Michael" w:date="2026-05-12T09:32:00Z" w16du:dateUtc="2026-05-12T16:32:00Z"/>
                <w:color w:val="000000"/>
                <w:sz w:val="20"/>
                <w:szCs w:val="20"/>
                <w:rPrChange w:id="839" w:author="Noonan, Michael" w:date="2026-05-12T10:24:00Z" w16du:dateUtc="2026-05-12T17:24:00Z">
                  <w:rPr>
                    <w:ins w:id="840" w:author="Noonan, Michael" w:date="2026-05-12T09:32:00Z" w16du:dateUtc="2026-05-12T16:32:00Z"/>
                    <w:color w:val="000000"/>
                  </w:rPr>
                </w:rPrChange>
              </w:rPr>
            </w:pPr>
            <w:ins w:id="841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42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0.08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CBD271" w14:textId="77777777" w:rsidR="00B61D93" w:rsidRPr="001D635B" w:rsidRDefault="00B61D93" w:rsidP="00B61D93">
            <w:pPr>
              <w:jc w:val="center"/>
              <w:rPr>
                <w:ins w:id="843" w:author="Noonan, Michael" w:date="2026-05-12T09:32:00Z" w16du:dateUtc="2026-05-12T16:32:00Z"/>
                <w:color w:val="000000"/>
                <w:sz w:val="20"/>
                <w:szCs w:val="20"/>
                <w:rPrChange w:id="844" w:author="Noonan, Michael" w:date="2026-05-12T10:24:00Z" w16du:dateUtc="2026-05-12T17:24:00Z">
                  <w:rPr>
                    <w:ins w:id="845" w:author="Noonan, Michael" w:date="2026-05-12T09:32:00Z" w16du:dateUtc="2026-05-12T16:32:00Z"/>
                    <w:color w:val="000000"/>
                  </w:rPr>
                </w:rPrChange>
              </w:rPr>
            </w:pPr>
            <w:ins w:id="846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47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</w:t>
              </w:r>
            </w:ins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550C4B" w14:textId="77777777" w:rsidR="00B61D93" w:rsidRPr="001D635B" w:rsidRDefault="00B61D93" w:rsidP="00B61D93">
            <w:pPr>
              <w:jc w:val="center"/>
              <w:rPr>
                <w:ins w:id="848" w:author="Noonan, Michael" w:date="2026-05-12T09:32:00Z" w16du:dateUtc="2026-05-12T16:32:00Z"/>
                <w:color w:val="000000"/>
                <w:sz w:val="20"/>
                <w:szCs w:val="20"/>
                <w:rPrChange w:id="849" w:author="Noonan, Michael" w:date="2026-05-12T10:24:00Z" w16du:dateUtc="2026-05-12T17:24:00Z">
                  <w:rPr>
                    <w:ins w:id="850" w:author="Noonan, Michael" w:date="2026-05-12T09:32:00Z" w16du:dateUtc="2026-05-12T16:32:00Z"/>
                    <w:color w:val="000000"/>
                  </w:rPr>
                </w:rPrChange>
              </w:rPr>
            </w:pPr>
            <w:ins w:id="851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52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1.19 (0.56 - 2.09)</w:t>
              </w:r>
            </w:ins>
          </w:p>
        </w:tc>
      </w:tr>
      <w:tr w:rsidR="00B61D93" w:rsidRPr="001D635B" w14:paraId="14D1079C" w14:textId="77777777" w:rsidTr="00B61D93">
        <w:trPr>
          <w:trHeight w:val="320"/>
          <w:ins w:id="853" w:author="Noonan, Michael" w:date="2026-05-12T09:32:00Z" w16du:dateUtc="2026-05-12T16:32:00Z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A4F83" w14:textId="77777777" w:rsidR="00B61D93" w:rsidRPr="001D635B" w:rsidRDefault="00B61D93" w:rsidP="00B61D93">
            <w:pPr>
              <w:jc w:val="center"/>
              <w:rPr>
                <w:ins w:id="854" w:author="Noonan, Michael" w:date="2026-05-12T09:32:00Z" w16du:dateUtc="2026-05-12T16:32:00Z"/>
                <w:color w:val="000000"/>
                <w:sz w:val="20"/>
                <w:szCs w:val="20"/>
                <w:rPrChange w:id="855" w:author="Noonan, Michael" w:date="2026-05-12T10:24:00Z" w16du:dateUtc="2026-05-12T17:24:00Z">
                  <w:rPr>
                    <w:ins w:id="856" w:author="Noonan, Michael" w:date="2026-05-12T09:32:00Z" w16du:dateUtc="2026-05-12T16:32:00Z"/>
                    <w:color w:val="000000"/>
                  </w:rPr>
                </w:rPrChange>
              </w:rPr>
            </w:pPr>
            <w:ins w:id="857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58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Iemanja2</w:t>
              </w:r>
            </w:ins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492836" w14:textId="77777777" w:rsidR="00B61D93" w:rsidRPr="001D635B" w:rsidRDefault="00B61D93" w:rsidP="00B61D93">
            <w:pPr>
              <w:jc w:val="center"/>
              <w:rPr>
                <w:ins w:id="859" w:author="Noonan, Michael" w:date="2026-05-12T09:32:00Z" w16du:dateUtc="2026-05-12T16:32:00Z"/>
                <w:color w:val="000000"/>
                <w:sz w:val="20"/>
                <w:szCs w:val="20"/>
                <w:rPrChange w:id="860" w:author="Noonan, Michael" w:date="2026-05-12T10:24:00Z" w16du:dateUtc="2026-05-12T17:24:00Z">
                  <w:rPr>
                    <w:ins w:id="861" w:author="Noonan, Michael" w:date="2026-05-12T09:32:00Z" w16du:dateUtc="2026-05-12T16:32:00Z"/>
                    <w:color w:val="000000"/>
                  </w:rPr>
                </w:rPrChange>
              </w:rPr>
            </w:pPr>
            <w:ins w:id="862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63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ID696490B</w:t>
              </w:r>
            </w:ins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986E5E" w14:textId="77777777" w:rsidR="00B61D93" w:rsidRPr="001D635B" w:rsidRDefault="00B61D93" w:rsidP="00B61D93">
            <w:pPr>
              <w:jc w:val="center"/>
              <w:rPr>
                <w:ins w:id="864" w:author="Noonan, Michael" w:date="2026-05-12T09:32:00Z" w16du:dateUtc="2026-05-12T16:32:00Z"/>
                <w:color w:val="000000"/>
                <w:sz w:val="20"/>
                <w:szCs w:val="20"/>
                <w:rPrChange w:id="865" w:author="Noonan, Michael" w:date="2026-05-12T10:24:00Z" w16du:dateUtc="2026-05-12T17:24:00Z">
                  <w:rPr>
                    <w:ins w:id="866" w:author="Noonan, Michael" w:date="2026-05-12T09:32:00Z" w16du:dateUtc="2026-05-12T16:32:00Z"/>
                    <w:color w:val="000000"/>
                  </w:rPr>
                </w:rPrChange>
              </w:rPr>
            </w:pPr>
            <w:ins w:id="867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68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Female - Male</w:t>
              </w:r>
            </w:ins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CEE251" w14:textId="77777777" w:rsidR="00B61D93" w:rsidRPr="001D635B" w:rsidRDefault="00B61D93" w:rsidP="00B61D93">
            <w:pPr>
              <w:jc w:val="center"/>
              <w:rPr>
                <w:ins w:id="869" w:author="Noonan, Michael" w:date="2026-05-12T09:32:00Z" w16du:dateUtc="2026-05-12T16:32:00Z"/>
                <w:color w:val="000000"/>
                <w:sz w:val="20"/>
                <w:szCs w:val="20"/>
                <w:rPrChange w:id="870" w:author="Noonan, Michael" w:date="2026-05-12T10:24:00Z" w16du:dateUtc="2026-05-12T17:24:00Z">
                  <w:rPr>
                    <w:ins w:id="871" w:author="Noonan, Michael" w:date="2026-05-12T09:32:00Z" w16du:dateUtc="2026-05-12T16:32:00Z"/>
                    <w:color w:val="000000"/>
                  </w:rPr>
                </w:rPrChange>
              </w:rPr>
            </w:pPr>
            <w:ins w:id="872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73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0.19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CD12EC" w14:textId="77777777" w:rsidR="00B61D93" w:rsidRPr="001D635B" w:rsidRDefault="00B61D93" w:rsidP="00B61D93">
            <w:pPr>
              <w:jc w:val="center"/>
              <w:rPr>
                <w:ins w:id="874" w:author="Noonan, Michael" w:date="2026-05-12T09:32:00Z" w16du:dateUtc="2026-05-12T16:32:00Z"/>
                <w:color w:val="000000"/>
                <w:sz w:val="20"/>
                <w:szCs w:val="20"/>
                <w:rPrChange w:id="875" w:author="Noonan, Michael" w:date="2026-05-12T10:24:00Z" w16du:dateUtc="2026-05-12T17:24:00Z">
                  <w:rPr>
                    <w:ins w:id="876" w:author="Noonan, Michael" w:date="2026-05-12T09:32:00Z" w16du:dateUtc="2026-05-12T16:32:00Z"/>
                    <w:color w:val="000000"/>
                  </w:rPr>
                </w:rPrChange>
              </w:rPr>
            </w:pPr>
            <w:ins w:id="877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78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</w:t>
              </w:r>
            </w:ins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5BA4E0" w14:textId="77777777" w:rsidR="00B61D93" w:rsidRPr="001D635B" w:rsidRDefault="00B61D93" w:rsidP="00B61D93">
            <w:pPr>
              <w:jc w:val="center"/>
              <w:rPr>
                <w:ins w:id="879" w:author="Noonan, Michael" w:date="2026-05-12T09:32:00Z" w16du:dateUtc="2026-05-12T16:32:00Z"/>
                <w:color w:val="000000"/>
                <w:sz w:val="20"/>
                <w:szCs w:val="20"/>
                <w:rPrChange w:id="880" w:author="Noonan, Michael" w:date="2026-05-12T10:24:00Z" w16du:dateUtc="2026-05-12T17:24:00Z">
                  <w:rPr>
                    <w:ins w:id="881" w:author="Noonan, Michael" w:date="2026-05-12T09:32:00Z" w16du:dateUtc="2026-05-12T16:32:00Z"/>
                    <w:color w:val="000000"/>
                  </w:rPr>
                </w:rPrChange>
              </w:rPr>
            </w:pPr>
            <w:ins w:id="882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83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1.87 (0.79 - 3.55)</w:t>
              </w:r>
            </w:ins>
          </w:p>
        </w:tc>
      </w:tr>
      <w:tr w:rsidR="00B61D93" w:rsidRPr="001D635B" w14:paraId="5E9994EF" w14:textId="77777777" w:rsidTr="00B61D93">
        <w:trPr>
          <w:trHeight w:val="320"/>
          <w:ins w:id="884" w:author="Noonan, Michael" w:date="2026-05-12T09:32:00Z" w16du:dateUtc="2026-05-12T16:32:00Z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1DAFA2" w14:textId="77777777" w:rsidR="00B61D93" w:rsidRPr="001D635B" w:rsidRDefault="00B61D93" w:rsidP="00B61D93">
            <w:pPr>
              <w:jc w:val="center"/>
              <w:rPr>
                <w:ins w:id="885" w:author="Noonan, Michael" w:date="2026-05-12T09:32:00Z" w16du:dateUtc="2026-05-12T16:32:00Z"/>
                <w:color w:val="000000"/>
                <w:sz w:val="20"/>
                <w:szCs w:val="20"/>
                <w:rPrChange w:id="886" w:author="Noonan, Michael" w:date="2026-05-12T10:24:00Z" w16du:dateUtc="2026-05-12T17:24:00Z">
                  <w:rPr>
                    <w:ins w:id="887" w:author="Noonan, Michael" w:date="2026-05-12T09:32:00Z" w16du:dateUtc="2026-05-12T16:32:00Z"/>
                    <w:color w:val="000000"/>
                  </w:rPr>
                </w:rPrChange>
              </w:rPr>
            </w:pPr>
            <w:ins w:id="888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89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Iemanja2</w:t>
              </w:r>
            </w:ins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7AA07" w14:textId="77777777" w:rsidR="00B61D93" w:rsidRPr="001D635B" w:rsidRDefault="00B61D93" w:rsidP="00B61D93">
            <w:pPr>
              <w:jc w:val="center"/>
              <w:rPr>
                <w:ins w:id="890" w:author="Noonan, Michael" w:date="2026-05-12T09:32:00Z" w16du:dateUtc="2026-05-12T16:32:00Z"/>
                <w:color w:val="000000"/>
                <w:sz w:val="20"/>
                <w:szCs w:val="20"/>
                <w:rPrChange w:id="891" w:author="Noonan, Michael" w:date="2026-05-12T10:24:00Z" w16du:dateUtc="2026-05-12T17:24:00Z">
                  <w:rPr>
                    <w:ins w:id="892" w:author="Noonan, Michael" w:date="2026-05-12T09:32:00Z" w16du:dateUtc="2026-05-12T16:32:00Z"/>
                    <w:color w:val="000000"/>
                  </w:rPr>
                </w:rPrChange>
              </w:rPr>
            </w:pPr>
            <w:ins w:id="893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94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ID717047B</w:t>
              </w:r>
            </w:ins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728FA8" w14:textId="77777777" w:rsidR="00B61D93" w:rsidRPr="001D635B" w:rsidRDefault="00B61D93" w:rsidP="00B61D93">
            <w:pPr>
              <w:jc w:val="center"/>
              <w:rPr>
                <w:ins w:id="895" w:author="Noonan, Michael" w:date="2026-05-12T09:32:00Z" w16du:dateUtc="2026-05-12T16:32:00Z"/>
                <w:color w:val="000000"/>
                <w:sz w:val="20"/>
                <w:szCs w:val="20"/>
                <w:rPrChange w:id="896" w:author="Noonan, Michael" w:date="2026-05-12T10:24:00Z" w16du:dateUtc="2026-05-12T17:24:00Z">
                  <w:rPr>
                    <w:ins w:id="897" w:author="Noonan, Michael" w:date="2026-05-12T09:32:00Z" w16du:dateUtc="2026-05-12T16:32:00Z"/>
                    <w:color w:val="000000"/>
                  </w:rPr>
                </w:rPrChange>
              </w:rPr>
            </w:pPr>
            <w:ins w:id="898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899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Female - Female</w:t>
              </w:r>
            </w:ins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FDF3F4" w14:textId="77777777" w:rsidR="00B61D93" w:rsidRPr="001D635B" w:rsidRDefault="00B61D93" w:rsidP="00B61D93">
            <w:pPr>
              <w:jc w:val="center"/>
              <w:rPr>
                <w:ins w:id="900" w:author="Noonan, Michael" w:date="2026-05-12T09:32:00Z" w16du:dateUtc="2026-05-12T16:32:00Z"/>
                <w:color w:val="000000"/>
                <w:sz w:val="20"/>
                <w:szCs w:val="20"/>
                <w:rPrChange w:id="901" w:author="Noonan, Michael" w:date="2026-05-12T10:24:00Z" w16du:dateUtc="2026-05-12T17:24:00Z">
                  <w:rPr>
                    <w:ins w:id="902" w:author="Noonan, Michael" w:date="2026-05-12T09:32:00Z" w16du:dateUtc="2026-05-12T16:32:00Z"/>
                    <w:color w:val="000000"/>
                  </w:rPr>
                </w:rPrChange>
              </w:rPr>
            </w:pPr>
            <w:ins w:id="903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04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0.11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49BE7" w14:textId="77777777" w:rsidR="00B61D93" w:rsidRPr="001D635B" w:rsidRDefault="00B61D93" w:rsidP="00B61D93">
            <w:pPr>
              <w:jc w:val="center"/>
              <w:rPr>
                <w:ins w:id="905" w:author="Noonan, Michael" w:date="2026-05-12T09:32:00Z" w16du:dateUtc="2026-05-12T16:32:00Z"/>
                <w:color w:val="000000"/>
                <w:sz w:val="20"/>
                <w:szCs w:val="20"/>
                <w:rPrChange w:id="906" w:author="Noonan, Michael" w:date="2026-05-12T10:24:00Z" w16du:dateUtc="2026-05-12T17:24:00Z">
                  <w:rPr>
                    <w:ins w:id="907" w:author="Noonan, Michael" w:date="2026-05-12T09:32:00Z" w16du:dateUtc="2026-05-12T16:32:00Z"/>
                    <w:color w:val="000000"/>
                  </w:rPr>
                </w:rPrChange>
              </w:rPr>
            </w:pPr>
            <w:ins w:id="908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09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</w:t>
              </w:r>
            </w:ins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5DB29B" w14:textId="77777777" w:rsidR="00B61D93" w:rsidRPr="001D635B" w:rsidRDefault="00B61D93" w:rsidP="00B61D93">
            <w:pPr>
              <w:jc w:val="center"/>
              <w:rPr>
                <w:ins w:id="910" w:author="Noonan, Michael" w:date="2026-05-12T09:32:00Z" w16du:dateUtc="2026-05-12T16:32:00Z"/>
                <w:color w:val="000000"/>
                <w:sz w:val="20"/>
                <w:szCs w:val="20"/>
                <w:rPrChange w:id="911" w:author="Noonan, Michael" w:date="2026-05-12T10:24:00Z" w16du:dateUtc="2026-05-12T17:24:00Z">
                  <w:rPr>
                    <w:ins w:id="912" w:author="Noonan, Michael" w:date="2026-05-12T09:32:00Z" w16du:dateUtc="2026-05-12T16:32:00Z"/>
                    <w:color w:val="000000"/>
                  </w:rPr>
                </w:rPrChange>
              </w:rPr>
            </w:pPr>
            <w:ins w:id="913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14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0.86 (0.46 - 1.47)</w:t>
              </w:r>
            </w:ins>
          </w:p>
        </w:tc>
      </w:tr>
      <w:tr w:rsidR="00B61D93" w:rsidRPr="001D635B" w14:paraId="738CFCD0" w14:textId="77777777" w:rsidTr="00B61D93">
        <w:trPr>
          <w:trHeight w:val="320"/>
          <w:ins w:id="915" w:author="Noonan, Michael" w:date="2026-05-12T09:32:00Z" w16du:dateUtc="2026-05-12T16:32:00Z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F3909B" w14:textId="77777777" w:rsidR="00B61D93" w:rsidRPr="001D635B" w:rsidRDefault="00B61D93" w:rsidP="00B61D93">
            <w:pPr>
              <w:jc w:val="center"/>
              <w:rPr>
                <w:ins w:id="916" w:author="Noonan, Michael" w:date="2026-05-12T09:32:00Z" w16du:dateUtc="2026-05-12T16:32:00Z"/>
                <w:color w:val="000000"/>
                <w:sz w:val="20"/>
                <w:szCs w:val="20"/>
                <w:rPrChange w:id="917" w:author="Noonan, Michael" w:date="2026-05-12T10:24:00Z" w16du:dateUtc="2026-05-12T17:24:00Z">
                  <w:rPr>
                    <w:ins w:id="918" w:author="Noonan, Michael" w:date="2026-05-12T09:32:00Z" w16du:dateUtc="2026-05-12T16:32:00Z"/>
                    <w:color w:val="000000"/>
                  </w:rPr>
                </w:rPrChange>
              </w:rPr>
            </w:pPr>
            <w:ins w:id="919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20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ID696469B</w:t>
              </w:r>
            </w:ins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FF66D8" w14:textId="77777777" w:rsidR="00B61D93" w:rsidRPr="001D635B" w:rsidRDefault="00B61D93" w:rsidP="00B61D93">
            <w:pPr>
              <w:jc w:val="center"/>
              <w:rPr>
                <w:ins w:id="921" w:author="Noonan, Michael" w:date="2026-05-12T09:32:00Z" w16du:dateUtc="2026-05-12T16:32:00Z"/>
                <w:color w:val="000000"/>
                <w:sz w:val="20"/>
                <w:szCs w:val="20"/>
                <w:rPrChange w:id="922" w:author="Noonan, Michael" w:date="2026-05-12T10:24:00Z" w16du:dateUtc="2026-05-12T17:24:00Z">
                  <w:rPr>
                    <w:ins w:id="923" w:author="Noonan, Michael" w:date="2026-05-12T09:32:00Z" w16du:dateUtc="2026-05-12T16:32:00Z"/>
                    <w:color w:val="000000"/>
                  </w:rPr>
                </w:rPrChange>
              </w:rPr>
            </w:pPr>
            <w:ins w:id="924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25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ID696490B</w:t>
              </w:r>
            </w:ins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952D2" w14:textId="77777777" w:rsidR="00B61D93" w:rsidRPr="001D635B" w:rsidRDefault="00B61D93" w:rsidP="00B61D93">
            <w:pPr>
              <w:jc w:val="center"/>
              <w:rPr>
                <w:ins w:id="926" w:author="Noonan, Michael" w:date="2026-05-12T09:32:00Z" w16du:dateUtc="2026-05-12T16:32:00Z"/>
                <w:color w:val="000000"/>
                <w:sz w:val="20"/>
                <w:szCs w:val="20"/>
                <w:rPrChange w:id="927" w:author="Noonan, Michael" w:date="2026-05-12T10:24:00Z" w16du:dateUtc="2026-05-12T17:24:00Z">
                  <w:rPr>
                    <w:ins w:id="928" w:author="Noonan, Michael" w:date="2026-05-12T09:32:00Z" w16du:dateUtc="2026-05-12T16:32:00Z"/>
                    <w:color w:val="000000"/>
                  </w:rPr>
                </w:rPrChange>
              </w:rPr>
            </w:pPr>
            <w:ins w:id="929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30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Male - Male</w:t>
              </w:r>
            </w:ins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8B20C6" w14:textId="77777777" w:rsidR="00B61D93" w:rsidRPr="001D635B" w:rsidRDefault="00B61D93" w:rsidP="00B61D93">
            <w:pPr>
              <w:jc w:val="center"/>
              <w:rPr>
                <w:ins w:id="931" w:author="Noonan, Michael" w:date="2026-05-12T09:32:00Z" w16du:dateUtc="2026-05-12T16:32:00Z"/>
                <w:color w:val="000000"/>
                <w:sz w:val="20"/>
                <w:szCs w:val="20"/>
                <w:rPrChange w:id="932" w:author="Noonan, Michael" w:date="2026-05-12T10:24:00Z" w16du:dateUtc="2026-05-12T17:24:00Z">
                  <w:rPr>
                    <w:ins w:id="933" w:author="Noonan, Michael" w:date="2026-05-12T09:32:00Z" w16du:dateUtc="2026-05-12T16:32:00Z"/>
                    <w:color w:val="000000"/>
                  </w:rPr>
                </w:rPrChange>
              </w:rPr>
            </w:pPr>
            <w:ins w:id="934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35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0.02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7527A5" w14:textId="77777777" w:rsidR="00B61D93" w:rsidRPr="001D635B" w:rsidRDefault="00B61D93" w:rsidP="00B61D93">
            <w:pPr>
              <w:jc w:val="center"/>
              <w:rPr>
                <w:ins w:id="936" w:author="Noonan, Michael" w:date="2026-05-12T09:32:00Z" w16du:dateUtc="2026-05-12T16:32:00Z"/>
                <w:color w:val="000000"/>
                <w:sz w:val="20"/>
                <w:szCs w:val="20"/>
                <w:rPrChange w:id="937" w:author="Noonan, Michael" w:date="2026-05-12T10:24:00Z" w16du:dateUtc="2026-05-12T17:24:00Z">
                  <w:rPr>
                    <w:ins w:id="938" w:author="Noonan, Michael" w:date="2026-05-12T09:32:00Z" w16du:dateUtc="2026-05-12T16:32:00Z"/>
                    <w:color w:val="000000"/>
                  </w:rPr>
                </w:rPrChange>
              </w:rPr>
            </w:pPr>
            <w:ins w:id="939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40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</w:t>
              </w:r>
            </w:ins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7EA501" w14:textId="77777777" w:rsidR="00B61D93" w:rsidRPr="001D635B" w:rsidRDefault="00B61D93" w:rsidP="00B61D93">
            <w:pPr>
              <w:jc w:val="center"/>
              <w:rPr>
                <w:ins w:id="941" w:author="Noonan, Michael" w:date="2026-05-12T09:32:00Z" w16du:dateUtc="2026-05-12T16:32:00Z"/>
                <w:color w:val="000000"/>
                <w:sz w:val="20"/>
                <w:szCs w:val="20"/>
                <w:rPrChange w:id="942" w:author="Noonan, Michael" w:date="2026-05-12T10:24:00Z" w16du:dateUtc="2026-05-12T17:24:00Z">
                  <w:rPr>
                    <w:ins w:id="943" w:author="Noonan, Michael" w:date="2026-05-12T09:32:00Z" w16du:dateUtc="2026-05-12T16:32:00Z"/>
                    <w:color w:val="000000"/>
                  </w:rPr>
                </w:rPrChange>
              </w:rPr>
            </w:pPr>
            <w:ins w:id="944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45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0.86 (0.58 - 1.22)</w:t>
              </w:r>
            </w:ins>
          </w:p>
        </w:tc>
      </w:tr>
      <w:tr w:rsidR="00B61D93" w:rsidRPr="001D635B" w14:paraId="6680A737" w14:textId="77777777" w:rsidTr="00B61D93">
        <w:trPr>
          <w:trHeight w:val="320"/>
          <w:ins w:id="946" w:author="Noonan, Michael" w:date="2026-05-12T09:32:00Z" w16du:dateUtc="2026-05-12T16:32:00Z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CBB5AC" w14:textId="77777777" w:rsidR="00B61D93" w:rsidRPr="001D635B" w:rsidRDefault="00B61D93" w:rsidP="00B61D93">
            <w:pPr>
              <w:jc w:val="center"/>
              <w:rPr>
                <w:ins w:id="947" w:author="Noonan, Michael" w:date="2026-05-12T09:32:00Z" w16du:dateUtc="2026-05-12T16:32:00Z"/>
                <w:color w:val="000000"/>
                <w:sz w:val="20"/>
                <w:szCs w:val="20"/>
                <w:rPrChange w:id="948" w:author="Noonan, Michael" w:date="2026-05-12T10:24:00Z" w16du:dateUtc="2026-05-12T17:24:00Z">
                  <w:rPr>
                    <w:ins w:id="949" w:author="Noonan, Michael" w:date="2026-05-12T09:32:00Z" w16du:dateUtc="2026-05-12T16:32:00Z"/>
                    <w:color w:val="000000"/>
                  </w:rPr>
                </w:rPrChange>
              </w:rPr>
            </w:pPr>
            <w:ins w:id="950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51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ID696469B</w:t>
              </w:r>
            </w:ins>
          </w:p>
        </w:tc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052F92" w14:textId="77777777" w:rsidR="00B61D93" w:rsidRPr="001D635B" w:rsidRDefault="00B61D93" w:rsidP="00B61D93">
            <w:pPr>
              <w:jc w:val="center"/>
              <w:rPr>
                <w:ins w:id="952" w:author="Noonan, Michael" w:date="2026-05-12T09:32:00Z" w16du:dateUtc="2026-05-12T16:32:00Z"/>
                <w:color w:val="000000"/>
                <w:sz w:val="20"/>
                <w:szCs w:val="20"/>
                <w:rPrChange w:id="953" w:author="Noonan, Michael" w:date="2026-05-12T10:24:00Z" w16du:dateUtc="2026-05-12T17:24:00Z">
                  <w:rPr>
                    <w:ins w:id="954" w:author="Noonan, Michael" w:date="2026-05-12T09:32:00Z" w16du:dateUtc="2026-05-12T16:32:00Z"/>
                    <w:color w:val="000000"/>
                  </w:rPr>
                </w:rPrChange>
              </w:rPr>
            </w:pPr>
            <w:ins w:id="955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56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ID717047B</w:t>
              </w:r>
            </w:ins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ED4B3" w14:textId="77777777" w:rsidR="00B61D93" w:rsidRPr="001D635B" w:rsidRDefault="00B61D93" w:rsidP="00B61D93">
            <w:pPr>
              <w:jc w:val="center"/>
              <w:rPr>
                <w:ins w:id="957" w:author="Noonan, Michael" w:date="2026-05-12T09:32:00Z" w16du:dateUtc="2026-05-12T16:32:00Z"/>
                <w:color w:val="000000"/>
                <w:sz w:val="20"/>
                <w:szCs w:val="20"/>
                <w:rPrChange w:id="958" w:author="Noonan, Michael" w:date="2026-05-12T10:24:00Z" w16du:dateUtc="2026-05-12T17:24:00Z">
                  <w:rPr>
                    <w:ins w:id="959" w:author="Noonan, Michael" w:date="2026-05-12T09:32:00Z" w16du:dateUtc="2026-05-12T16:32:00Z"/>
                    <w:color w:val="000000"/>
                  </w:rPr>
                </w:rPrChange>
              </w:rPr>
            </w:pPr>
            <w:ins w:id="960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61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Female - Male</w:t>
              </w:r>
            </w:ins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2ADA5" w14:textId="77777777" w:rsidR="00B61D93" w:rsidRPr="001D635B" w:rsidRDefault="00B61D93" w:rsidP="00B61D93">
            <w:pPr>
              <w:jc w:val="center"/>
              <w:rPr>
                <w:ins w:id="962" w:author="Noonan, Michael" w:date="2026-05-12T09:32:00Z" w16du:dateUtc="2026-05-12T16:32:00Z"/>
                <w:color w:val="000000"/>
                <w:sz w:val="20"/>
                <w:szCs w:val="20"/>
                <w:rPrChange w:id="963" w:author="Noonan, Michael" w:date="2026-05-12T10:24:00Z" w16du:dateUtc="2026-05-12T17:24:00Z">
                  <w:rPr>
                    <w:ins w:id="964" w:author="Noonan, Michael" w:date="2026-05-12T09:32:00Z" w16du:dateUtc="2026-05-12T16:32:00Z"/>
                    <w:color w:val="000000"/>
                  </w:rPr>
                </w:rPrChange>
              </w:rPr>
            </w:pPr>
            <w:ins w:id="965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66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0.69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3C6BE1" w14:textId="77777777" w:rsidR="00B61D93" w:rsidRPr="001D635B" w:rsidRDefault="00B61D93" w:rsidP="00B61D93">
            <w:pPr>
              <w:jc w:val="center"/>
              <w:rPr>
                <w:ins w:id="967" w:author="Noonan, Michael" w:date="2026-05-12T09:32:00Z" w16du:dateUtc="2026-05-12T16:32:00Z"/>
                <w:color w:val="000000"/>
                <w:sz w:val="20"/>
                <w:szCs w:val="20"/>
                <w:rPrChange w:id="968" w:author="Noonan, Michael" w:date="2026-05-12T10:24:00Z" w16du:dateUtc="2026-05-12T17:24:00Z">
                  <w:rPr>
                    <w:ins w:id="969" w:author="Noonan, Michael" w:date="2026-05-12T09:32:00Z" w16du:dateUtc="2026-05-12T16:32:00Z"/>
                    <w:color w:val="000000"/>
                  </w:rPr>
                </w:rPrChange>
              </w:rPr>
            </w:pPr>
            <w:ins w:id="970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71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10</w:t>
              </w:r>
            </w:ins>
          </w:p>
        </w:tc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387E2" w14:textId="77777777" w:rsidR="00B61D93" w:rsidRPr="001D635B" w:rsidRDefault="00B61D93" w:rsidP="00B61D93">
            <w:pPr>
              <w:jc w:val="center"/>
              <w:rPr>
                <w:ins w:id="972" w:author="Noonan, Michael" w:date="2026-05-12T09:32:00Z" w16du:dateUtc="2026-05-12T16:32:00Z"/>
                <w:color w:val="000000"/>
                <w:sz w:val="20"/>
                <w:szCs w:val="20"/>
                <w:rPrChange w:id="973" w:author="Noonan, Michael" w:date="2026-05-12T10:24:00Z" w16du:dateUtc="2026-05-12T17:24:00Z">
                  <w:rPr>
                    <w:ins w:id="974" w:author="Noonan, Michael" w:date="2026-05-12T09:32:00Z" w16du:dateUtc="2026-05-12T16:32:00Z"/>
                    <w:color w:val="000000"/>
                  </w:rPr>
                </w:rPrChange>
              </w:rPr>
            </w:pPr>
            <w:ins w:id="975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76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1.01 (0.5 - 1.73)</w:t>
              </w:r>
            </w:ins>
          </w:p>
        </w:tc>
      </w:tr>
      <w:tr w:rsidR="00B61D93" w:rsidRPr="001D635B" w14:paraId="1A2453DF" w14:textId="77777777" w:rsidTr="00B61D93">
        <w:trPr>
          <w:trHeight w:val="320"/>
          <w:ins w:id="977" w:author="Noonan, Michael" w:date="2026-05-12T09:32:00Z" w16du:dateUtc="2026-05-12T16:32:00Z"/>
        </w:trPr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09BD912" w14:textId="77777777" w:rsidR="00B61D93" w:rsidRPr="001D635B" w:rsidRDefault="00B61D93" w:rsidP="00B61D93">
            <w:pPr>
              <w:jc w:val="center"/>
              <w:rPr>
                <w:ins w:id="978" w:author="Noonan, Michael" w:date="2026-05-12T09:32:00Z" w16du:dateUtc="2026-05-12T16:32:00Z"/>
                <w:color w:val="000000"/>
                <w:sz w:val="20"/>
                <w:szCs w:val="20"/>
                <w:rPrChange w:id="979" w:author="Noonan, Michael" w:date="2026-05-12T10:24:00Z" w16du:dateUtc="2026-05-12T17:24:00Z">
                  <w:rPr>
                    <w:ins w:id="980" w:author="Noonan, Michael" w:date="2026-05-12T09:32:00Z" w16du:dateUtc="2026-05-12T16:32:00Z"/>
                    <w:color w:val="000000"/>
                  </w:rPr>
                </w:rPrChange>
              </w:rPr>
            </w:pPr>
            <w:ins w:id="981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82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ID696490B</w:t>
              </w:r>
            </w:ins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5E37D8E" w14:textId="77777777" w:rsidR="00B61D93" w:rsidRPr="001D635B" w:rsidRDefault="00B61D93" w:rsidP="00B61D93">
            <w:pPr>
              <w:jc w:val="center"/>
              <w:rPr>
                <w:ins w:id="983" w:author="Noonan, Michael" w:date="2026-05-12T09:32:00Z" w16du:dateUtc="2026-05-12T16:32:00Z"/>
                <w:color w:val="000000"/>
                <w:sz w:val="20"/>
                <w:szCs w:val="20"/>
                <w:rPrChange w:id="984" w:author="Noonan, Michael" w:date="2026-05-12T10:24:00Z" w16du:dateUtc="2026-05-12T17:24:00Z">
                  <w:rPr>
                    <w:ins w:id="985" w:author="Noonan, Michael" w:date="2026-05-12T09:32:00Z" w16du:dateUtc="2026-05-12T16:32:00Z"/>
                    <w:color w:val="000000"/>
                  </w:rPr>
                </w:rPrChange>
              </w:rPr>
            </w:pPr>
            <w:ins w:id="986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87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ID717047B</w:t>
              </w:r>
            </w:ins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354675C" w14:textId="77777777" w:rsidR="00B61D93" w:rsidRPr="001D635B" w:rsidRDefault="00B61D93" w:rsidP="00B61D93">
            <w:pPr>
              <w:jc w:val="center"/>
              <w:rPr>
                <w:ins w:id="988" w:author="Noonan, Michael" w:date="2026-05-12T09:32:00Z" w16du:dateUtc="2026-05-12T16:32:00Z"/>
                <w:color w:val="000000"/>
                <w:sz w:val="20"/>
                <w:szCs w:val="20"/>
                <w:rPrChange w:id="989" w:author="Noonan, Michael" w:date="2026-05-12T10:24:00Z" w16du:dateUtc="2026-05-12T17:24:00Z">
                  <w:rPr>
                    <w:ins w:id="990" w:author="Noonan, Michael" w:date="2026-05-12T09:32:00Z" w16du:dateUtc="2026-05-12T16:32:00Z"/>
                    <w:color w:val="000000"/>
                  </w:rPr>
                </w:rPrChange>
              </w:rPr>
            </w:pPr>
            <w:ins w:id="991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92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Female - Male</w:t>
              </w:r>
            </w:ins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80E05CA" w14:textId="77777777" w:rsidR="00B61D93" w:rsidRPr="001D635B" w:rsidRDefault="00B61D93" w:rsidP="00B61D93">
            <w:pPr>
              <w:jc w:val="center"/>
              <w:rPr>
                <w:ins w:id="993" w:author="Noonan, Michael" w:date="2026-05-12T09:32:00Z" w16du:dateUtc="2026-05-12T16:32:00Z"/>
                <w:color w:val="000000"/>
                <w:sz w:val="20"/>
                <w:szCs w:val="20"/>
                <w:rPrChange w:id="994" w:author="Noonan, Michael" w:date="2026-05-12T10:24:00Z" w16du:dateUtc="2026-05-12T17:24:00Z">
                  <w:rPr>
                    <w:ins w:id="995" w:author="Noonan, Michael" w:date="2026-05-12T09:32:00Z" w16du:dateUtc="2026-05-12T16:32:00Z"/>
                    <w:color w:val="000000"/>
                  </w:rPr>
                </w:rPrChange>
              </w:rPr>
            </w:pPr>
            <w:ins w:id="996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997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0.03</w:t>
              </w:r>
            </w:ins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0120A0" w14:textId="77777777" w:rsidR="00B61D93" w:rsidRPr="001D635B" w:rsidRDefault="00B61D93" w:rsidP="00B61D93">
            <w:pPr>
              <w:jc w:val="center"/>
              <w:rPr>
                <w:ins w:id="998" w:author="Noonan, Michael" w:date="2026-05-12T09:32:00Z" w16du:dateUtc="2026-05-12T16:32:00Z"/>
                <w:color w:val="000000"/>
                <w:sz w:val="20"/>
                <w:szCs w:val="20"/>
                <w:rPrChange w:id="999" w:author="Noonan, Michael" w:date="2026-05-12T10:24:00Z" w16du:dateUtc="2026-05-12T17:24:00Z">
                  <w:rPr>
                    <w:ins w:id="1000" w:author="Noonan, Michael" w:date="2026-05-12T09:32:00Z" w16du:dateUtc="2026-05-12T16:32:00Z"/>
                    <w:color w:val="000000"/>
                  </w:rPr>
                </w:rPrChange>
              </w:rPr>
            </w:pPr>
            <w:ins w:id="1001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1002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0</w:t>
              </w:r>
            </w:ins>
          </w:p>
        </w:tc>
        <w:tc>
          <w:tcPr>
            <w:tcW w:w="254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F4D78E9" w14:textId="77777777" w:rsidR="00B61D93" w:rsidRPr="001D635B" w:rsidRDefault="00B61D93" w:rsidP="00B61D93">
            <w:pPr>
              <w:jc w:val="center"/>
              <w:rPr>
                <w:ins w:id="1003" w:author="Noonan, Michael" w:date="2026-05-12T09:32:00Z" w16du:dateUtc="2026-05-12T16:32:00Z"/>
                <w:color w:val="000000"/>
                <w:sz w:val="20"/>
                <w:szCs w:val="20"/>
                <w:rPrChange w:id="1004" w:author="Noonan, Michael" w:date="2026-05-12T10:24:00Z" w16du:dateUtc="2026-05-12T17:24:00Z">
                  <w:rPr>
                    <w:ins w:id="1005" w:author="Noonan, Michael" w:date="2026-05-12T09:32:00Z" w16du:dateUtc="2026-05-12T16:32:00Z"/>
                    <w:color w:val="000000"/>
                  </w:rPr>
                </w:rPrChange>
              </w:rPr>
            </w:pPr>
            <w:ins w:id="1006" w:author="Noonan, Michael" w:date="2026-05-12T09:32:00Z" w16du:dateUtc="2026-05-12T16:32:00Z">
              <w:r w:rsidRPr="001D635B">
                <w:rPr>
                  <w:color w:val="000000"/>
                  <w:sz w:val="20"/>
                  <w:szCs w:val="20"/>
                  <w:rPrChange w:id="1007" w:author="Noonan, Michael" w:date="2026-05-12T10:24:00Z" w16du:dateUtc="2026-05-12T17:24:00Z">
                    <w:rPr>
                      <w:color w:val="000000"/>
                    </w:rPr>
                  </w:rPrChange>
                </w:rPr>
                <w:t>1.65 (0.73 - 3.06)</w:t>
              </w:r>
            </w:ins>
          </w:p>
        </w:tc>
      </w:tr>
    </w:tbl>
    <w:p w14:paraId="6064276E" w14:textId="77777777" w:rsidR="00B61D93" w:rsidRDefault="00B61D93">
      <w:pPr>
        <w:rPr>
          <w:ins w:id="1008" w:author="Noonan, Michael" w:date="2026-05-12T09:32:00Z" w16du:dateUtc="2026-05-12T16:32:00Z"/>
          <w:color w:val="000000" w:themeColor="text1"/>
        </w:rPr>
      </w:pPr>
    </w:p>
    <w:p w14:paraId="66462D12" w14:textId="260E3AB2" w:rsidR="00B61D93" w:rsidRDefault="00B61D93">
      <w:pPr>
        <w:rPr>
          <w:ins w:id="1009" w:author="Noonan, Michael" w:date="2026-05-12T09:32:00Z" w16du:dateUtc="2026-05-12T16:32:00Z"/>
          <w:color w:val="000000" w:themeColor="text1"/>
        </w:rPr>
      </w:pPr>
      <w:ins w:id="1010" w:author="Noonan, Michael" w:date="2026-05-12T09:32:00Z" w16du:dateUtc="2026-05-12T16:32:00Z">
        <w:r>
          <w:rPr>
            <w:color w:val="000000" w:themeColor="text1"/>
          </w:rPr>
          <w:br w:type="page"/>
        </w:r>
      </w:ins>
    </w:p>
    <w:p w14:paraId="0AEE9642" w14:textId="77777777" w:rsidR="003D4EB1" w:rsidRPr="00115B85" w:rsidRDefault="003D4EB1">
      <w:pPr>
        <w:keepNext/>
        <w:spacing w:before="240" w:line="480" w:lineRule="auto"/>
        <w:jc w:val="both"/>
        <w:rPr>
          <w:color w:val="000000" w:themeColor="text1"/>
        </w:rPr>
        <w:sectPr w:rsidR="003D4EB1" w:rsidRPr="00115B85">
          <w:footerReference w:type="default" r:id="rId6"/>
          <w:pgSz w:w="11906" w:h="16838"/>
          <w:pgMar w:top="1440" w:right="1440" w:bottom="1440" w:left="1440" w:header="708" w:footer="708" w:gutter="0"/>
          <w:lnNumType w:countBy="1" w:restart="continuous"/>
          <w:cols w:space="720"/>
        </w:sectPr>
      </w:pPr>
    </w:p>
    <w:p w14:paraId="12B3CB19" w14:textId="44542A03" w:rsidR="003D4EB1" w:rsidRPr="00115B85" w:rsidDel="00B61D93" w:rsidRDefault="003D4EB1">
      <w:pPr>
        <w:keepNext/>
        <w:spacing w:before="240" w:line="480" w:lineRule="auto"/>
        <w:jc w:val="both"/>
        <w:rPr>
          <w:del w:id="1011" w:author="Noonan, Michael" w:date="2026-05-12T09:34:00Z" w16du:dateUtc="2026-05-12T16:34:00Z"/>
          <w:rFonts w:ascii="Arial" w:eastAsia="Arial" w:hAnsi="Arial" w:cs="Arial"/>
          <w:color w:val="000000" w:themeColor="text1"/>
          <w:sz w:val="20"/>
          <w:szCs w:val="20"/>
        </w:rPr>
      </w:pPr>
    </w:p>
    <w:p w14:paraId="16832C17" w14:textId="77777777" w:rsidR="003D4EB1" w:rsidRPr="00115B85" w:rsidRDefault="00000000">
      <w:pPr>
        <w:keepNext/>
        <w:spacing w:before="240" w:line="480" w:lineRule="auto"/>
        <w:jc w:val="both"/>
        <w:rPr>
          <w:color w:val="000000" w:themeColor="text1"/>
        </w:rPr>
      </w:pPr>
      <w:r w:rsidRPr="00115B85">
        <w:rPr>
          <w:noProof/>
          <w:color w:val="000000" w:themeColor="text1"/>
        </w:rPr>
        <w:drawing>
          <wp:inline distT="114300" distB="114300" distL="114300" distR="114300" wp14:anchorId="50959839" wp14:editId="15FDAEAE">
            <wp:extent cx="5731200" cy="2921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3F3610" w14:textId="77777777" w:rsidR="003D4EB1" w:rsidRPr="00115B85" w:rsidRDefault="00000000">
      <w:pPr>
        <w:keepNext/>
        <w:spacing w:before="240" w:line="276" w:lineRule="auto"/>
        <w:jc w:val="both"/>
        <w:rPr>
          <w:color w:val="000000" w:themeColor="text1"/>
        </w:rPr>
      </w:pPr>
      <w:r w:rsidRPr="00115B85">
        <w:rPr>
          <w:b/>
          <w:bCs/>
          <w:color w:val="000000" w:themeColor="text1"/>
        </w:rPr>
        <w:t>Fig S1. Semi-variograms and fitted movement models.</w:t>
      </w:r>
      <w:r w:rsidRPr="00115B85">
        <w:rPr>
          <w:color w:val="000000" w:themeColor="text1"/>
        </w:rPr>
        <w:t xml:space="preserve"> The empirical semi-variograms (black lines) and 95% confidence intervals (grey shading), as well as the fitted movement models (red lines) and 95% confidence intervals (red shading) for each jaguar. Note how all of the empirical variograms have clear asymptotes, indicating range-residency, and the fitted models accurately capture trends in the data. The best-fit model for each animal was the Ornstein-</w:t>
      </w:r>
      <w:proofErr w:type="spellStart"/>
      <w:r w:rsidRPr="00115B85">
        <w:rPr>
          <w:color w:val="000000" w:themeColor="text1"/>
        </w:rPr>
        <w:t>Uhlenbeck</w:t>
      </w:r>
      <w:proofErr w:type="spellEnd"/>
      <w:r w:rsidRPr="00115B85">
        <w:rPr>
          <w:color w:val="000000" w:themeColor="text1"/>
        </w:rPr>
        <w:t xml:space="preserve"> with Foraging (OUF) model, which features correlated positions and velocities, as well as home-ranging behaviour.</w:t>
      </w:r>
      <w:r w:rsidRPr="00115B85">
        <w:rPr>
          <w:color w:val="000000" w:themeColor="text1"/>
        </w:rPr>
        <w:br w:type="page"/>
      </w:r>
    </w:p>
    <w:p w14:paraId="3109D722" w14:textId="77777777" w:rsidR="003D4EB1" w:rsidRPr="00115B85" w:rsidRDefault="00000000">
      <w:pPr>
        <w:keepNext/>
        <w:spacing w:before="240" w:line="480" w:lineRule="auto"/>
        <w:jc w:val="both"/>
        <w:rPr>
          <w:color w:val="000000" w:themeColor="text1"/>
        </w:rPr>
      </w:pPr>
      <w:r w:rsidRPr="00115B85">
        <w:rPr>
          <w:noProof/>
          <w:color w:val="000000" w:themeColor="text1"/>
        </w:rPr>
        <w:lastRenderedPageBreak/>
        <w:drawing>
          <wp:inline distT="114300" distB="114300" distL="114300" distR="114300" wp14:anchorId="4023193C" wp14:editId="4A5CD9B9">
            <wp:extent cx="4747846" cy="7253654"/>
            <wp:effectExtent l="0" t="0" r="2540" b="0"/>
            <wp:docPr id="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4702" cy="72794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8F0C97" w14:textId="39260CB8" w:rsidR="003D4EB1" w:rsidRPr="00115B85" w:rsidRDefault="00000000">
      <w:pPr>
        <w:keepNext/>
        <w:spacing w:before="240" w:line="276" w:lineRule="auto"/>
        <w:jc w:val="both"/>
        <w:rPr>
          <w:color w:val="000000" w:themeColor="text1"/>
        </w:rPr>
        <w:sectPr w:rsidR="003D4EB1" w:rsidRPr="00115B85">
          <w:pgSz w:w="11906" w:h="16838"/>
          <w:pgMar w:top="1440" w:right="1440" w:bottom="1440" w:left="1440" w:header="708" w:footer="708" w:gutter="0"/>
          <w:lnNumType w:countBy="1" w:restart="continuous"/>
          <w:cols w:space="720"/>
        </w:sectPr>
      </w:pPr>
      <w:r w:rsidRPr="00115B85">
        <w:rPr>
          <w:b/>
          <w:bCs/>
          <w:color w:val="000000" w:themeColor="text1"/>
        </w:rPr>
        <w:t xml:space="preserve">Fig S2. Jaguar home ranges. </w:t>
      </w:r>
      <w:r w:rsidRPr="00115B85">
        <w:rPr>
          <w:color w:val="000000" w:themeColor="text1"/>
        </w:rPr>
        <w:t>Figures showing the GPS location data and home-ranges for all 7 monitored animals that were tracked during the 2019-2020, and 2023-2024 monitoring periods. In all figures, the colours for the probability density functions are based on sex (male = orange, female = blue) and shaded by the intensity of use. The GPS points are coloured by individual, and correspond to the colours used in figures 1 and 2 the main text</w:t>
      </w:r>
      <w:r w:rsidR="009B6E6E">
        <w:rPr>
          <w:color w:val="000000" w:themeColor="text1"/>
        </w:rPr>
        <w:t>.</w:t>
      </w:r>
      <w:r w:rsidRPr="00115B85">
        <w:rPr>
          <w:color w:val="000000" w:themeColor="text1"/>
        </w:rPr>
        <w:t xml:space="preserve"> The black contours delineate the 95% home-range areas.</w:t>
      </w:r>
    </w:p>
    <w:p w14:paraId="47E2E382" w14:textId="77777777" w:rsidR="003D4EB1" w:rsidRPr="00115B85" w:rsidRDefault="003D4EB1">
      <w:pPr>
        <w:keepNext/>
        <w:spacing w:before="240" w:line="276" w:lineRule="auto"/>
        <w:jc w:val="both"/>
        <w:rPr>
          <w:color w:val="000000" w:themeColor="text1"/>
        </w:rPr>
      </w:pPr>
    </w:p>
    <w:p w14:paraId="663EC638" w14:textId="77777777" w:rsidR="003D4EB1" w:rsidRPr="00115B85" w:rsidRDefault="00000000">
      <w:pPr>
        <w:keepNext/>
        <w:spacing w:before="240" w:line="276" w:lineRule="auto"/>
        <w:jc w:val="both"/>
        <w:rPr>
          <w:color w:val="000000" w:themeColor="text1"/>
        </w:rPr>
      </w:pPr>
      <w:r w:rsidRPr="00115B85">
        <w:rPr>
          <w:noProof/>
          <w:color w:val="000000" w:themeColor="text1"/>
        </w:rPr>
        <w:drawing>
          <wp:inline distT="114300" distB="114300" distL="114300" distR="114300" wp14:anchorId="1BF67B68" wp14:editId="4B01A3E6">
            <wp:extent cx="4554415" cy="6901962"/>
            <wp:effectExtent l="0" t="0" r="508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3813" cy="69162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4743F0" w14:textId="78E1175E" w:rsidR="003D4EB1" w:rsidRPr="00115B85" w:rsidRDefault="00000000">
      <w:pPr>
        <w:keepNext/>
        <w:spacing w:before="240" w:line="276" w:lineRule="auto"/>
        <w:jc w:val="both"/>
        <w:rPr>
          <w:color w:val="000000" w:themeColor="text1"/>
        </w:rPr>
        <w:sectPr w:rsidR="003D4EB1" w:rsidRPr="00115B85">
          <w:pgSz w:w="11906" w:h="16838"/>
          <w:pgMar w:top="1440" w:right="1440" w:bottom="1440" w:left="1440" w:header="708" w:footer="708" w:gutter="0"/>
          <w:lnNumType w:countBy="1" w:restart="continuous"/>
          <w:cols w:space="720"/>
        </w:sectPr>
      </w:pPr>
      <w:r w:rsidRPr="00115B85">
        <w:rPr>
          <w:b/>
          <w:bCs/>
          <w:color w:val="000000" w:themeColor="text1"/>
        </w:rPr>
        <w:t xml:space="preserve">Fig S3. Pairwise home-range overlap. </w:t>
      </w:r>
      <w:r w:rsidRPr="00115B85">
        <w:rPr>
          <w:color w:val="000000" w:themeColor="text1"/>
        </w:rPr>
        <w:t>Figures showing the GPS location data and home-range overlap for all 10 dyads that were tracked simultaneously during the 2023-2024 monitoring period. In all figures, the colours for the probability density functions are based on sex (male = orange, female = blue) and shaded by the intensity of use. The GPS points are coloured by individual, and correspond to the colours used in the main text</w:t>
      </w:r>
      <w:r w:rsidR="009B6E6E">
        <w:rPr>
          <w:color w:val="000000" w:themeColor="text1"/>
        </w:rPr>
        <w:t>.</w:t>
      </w:r>
      <w:r w:rsidRPr="00115B85">
        <w:rPr>
          <w:color w:val="000000" w:themeColor="text1"/>
        </w:rPr>
        <w:t xml:space="preserve"> The black contours delineate the 95% home-range areas.</w:t>
      </w:r>
    </w:p>
    <w:p w14:paraId="6197101D" w14:textId="77777777" w:rsidR="003D4EB1" w:rsidRPr="00115B85" w:rsidRDefault="00000000">
      <w:pPr>
        <w:keepNext/>
        <w:spacing w:before="240" w:line="480" w:lineRule="auto"/>
        <w:jc w:val="both"/>
        <w:rPr>
          <w:color w:val="000000" w:themeColor="text1"/>
        </w:rPr>
      </w:pPr>
      <w:r w:rsidRPr="00115B85">
        <w:rPr>
          <w:noProof/>
          <w:color w:val="000000" w:themeColor="text1"/>
        </w:rPr>
        <w:lastRenderedPageBreak/>
        <w:drawing>
          <wp:inline distT="114300" distB="114300" distL="114300" distR="114300" wp14:anchorId="5BEFF1F9" wp14:editId="1F22B74C">
            <wp:extent cx="5731200" cy="4178300"/>
            <wp:effectExtent l="0" t="0" r="0" b="0"/>
            <wp:docPr id="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5220CB" w14:textId="13FBFA13" w:rsidR="00B82CC7" w:rsidRDefault="00000000">
      <w:pPr>
        <w:keepNext/>
        <w:spacing w:before="240" w:line="276" w:lineRule="auto"/>
        <w:jc w:val="both"/>
        <w:rPr>
          <w:color w:val="000000" w:themeColor="text1"/>
        </w:rPr>
      </w:pPr>
      <w:r w:rsidRPr="00115B85">
        <w:rPr>
          <w:b/>
          <w:bCs/>
          <w:color w:val="000000" w:themeColor="text1"/>
        </w:rPr>
        <w:t xml:space="preserve">Fig S4. Distribution of instantaneous movement speeds. </w:t>
      </w:r>
      <w:r w:rsidRPr="00115B85">
        <w:rPr>
          <w:color w:val="000000" w:themeColor="text1"/>
        </w:rPr>
        <w:t xml:space="preserve">Diagnostic plots of the distribution of </w:t>
      </w:r>
      <w:proofErr w:type="gramStart"/>
      <w:r w:rsidRPr="00115B85">
        <w:rPr>
          <w:color w:val="000000" w:themeColor="text1"/>
        </w:rPr>
        <w:t>jaguars’</w:t>
      </w:r>
      <w:proofErr w:type="gramEnd"/>
      <w:r w:rsidRPr="00115B85">
        <w:rPr>
          <w:color w:val="000000" w:themeColor="text1"/>
        </w:rPr>
        <w:t xml:space="preserve"> estimated instantaneous movement speed while they were characterised as being active (n = 10,701). The speed distribution was characterised via a Gamma distribution. Panel A contrasts the empirical histogram against the estimated distribution (orange). The Q-Q plot in B shows the expected (black) versus observed (orange) quantiles. Panel C shows the</w:t>
      </w:r>
      <w:r w:rsidR="00B82CC7">
        <w:rPr>
          <w:color w:val="000000" w:themeColor="text1"/>
        </w:rPr>
        <w:t xml:space="preserve"> e</w:t>
      </w:r>
      <w:r w:rsidRPr="00115B85">
        <w:rPr>
          <w:color w:val="000000" w:themeColor="text1"/>
        </w:rPr>
        <w:t>mpirical (black) versus theoretical (orange) cumulative distribution functions (CDFs). The P-P plot in B shows the expected (black) versus observed (orange) probabilities.</w:t>
      </w:r>
    </w:p>
    <w:p w14:paraId="44B57575" w14:textId="77777777" w:rsidR="00B82CC7" w:rsidRDefault="00B82CC7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3E4539DC" w14:textId="7AE9A358" w:rsidR="0000575C" w:rsidRDefault="00000000">
      <w:pPr>
        <w:keepNext/>
        <w:spacing w:before="240" w:line="276" w:lineRule="auto"/>
        <w:jc w:val="both"/>
        <w:rPr>
          <w:ins w:id="1012" w:author="Marcia de Almeida Monteiro Melo Ferraz" w:date="2026-05-11T19:20:00Z" w16du:dateUtc="2026-05-12T02:20:00Z"/>
          <w:color w:val="000000" w:themeColor="text1"/>
        </w:rPr>
      </w:pPr>
      <w:r w:rsidRPr="00115B85">
        <w:rPr>
          <w:noProof/>
          <w:color w:val="000000" w:themeColor="text1"/>
        </w:rPr>
        <w:lastRenderedPageBreak/>
        <w:drawing>
          <wp:inline distT="114300" distB="114300" distL="114300" distR="114300" wp14:anchorId="11DEB049" wp14:editId="271D938C">
            <wp:extent cx="5731200" cy="3340100"/>
            <wp:effectExtent l="0" t="0" r="0" b="0"/>
            <wp:docPr id="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15B85">
        <w:rPr>
          <w:b/>
          <w:bCs/>
          <w:color w:val="000000" w:themeColor="text1"/>
        </w:rPr>
        <w:t xml:space="preserve">Fig S5. Weighted habitat </w:t>
      </w:r>
      <w:proofErr w:type="gramStart"/>
      <w:r w:rsidRPr="00115B85">
        <w:rPr>
          <w:b/>
          <w:bCs/>
          <w:color w:val="000000" w:themeColor="text1"/>
        </w:rPr>
        <w:t>use</w:t>
      </w:r>
      <w:proofErr w:type="gramEnd"/>
      <w:r w:rsidRPr="00115B85">
        <w:rPr>
          <w:b/>
          <w:bCs/>
          <w:color w:val="000000" w:themeColor="text1"/>
        </w:rPr>
        <w:t>.</w:t>
      </w:r>
      <w:r w:rsidRPr="00115B85">
        <w:rPr>
          <w:color w:val="000000" w:themeColor="text1"/>
        </w:rPr>
        <w:t xml:space="preserve"> Boxplots depicting the probability weighted habitat </w:t>
      </w:r>
      <w:proofErr w:type="gramStart"/>
      <w:r w:rsidRPr="00115B85">
        <w:rPr>
          <w:color w:val="000000" w:themeColor="text1"/>
        </w:rPr>
        <w:t>use  in</w:t>
      </w:r>
      <w:proofErr w:type="gramEnd"/>
      <w:r w:rsidRPr="00115B85">
        <w:rPr>
          <w:color w:val="000000" w:themeColor="text1"/>
        </w:rPr>
        <w:t xml:space="preserve"> each of Maraca’s five core habitat types. Weighted habitat use was calculated as a weighted mean using each estimated animal’s probability density function (or home-range utilisation distribution).</w:t>
      </w:r>
      <w:ins w:id="1013" w:author="Marcia de Almeida Monteiro Melo Ferraz" w:date="2026-05-11T19:05:00Z" w16du:dateUtc="2026-05-12T02:05:00Z">
        <w:r w:rsidR="001B5BEA">
          <w:rPr>
            <w:color w:val="000000" w:themeColor="text1"/>
          </w:rPr>
          <w:t xml:space="preserve"> </w:t>
        </w:r>
      </w:ins>
      <w:ins w:id="1014" w:author="Marcia de Almeida Monteiro Melo Ferraz" w:date="2026-05-11T19:06:00Z" w16du:dateUtc="2026-05-12T02:06:00Z">
        <w:r w:rsidR="001B5BEA">
          <w:rPr>
            <w:color w:val="000000" w:themeColor="text1"/>
          </w:rPr>
          <w:t>Note that these boxplots depict habitat use, and d</w:t>
        </w:r>
        <w:r w:rsidR="001B5BEA" w:rsidRPr="001B5BEA">
          <w:rPr>
            <w:color w:val="000000" w:themeColor="text1"/>
          </w:rPr>
          <w:t>o not account for availabilit</w:t>
        </w:r>
        <w:r w:rsidR="001B5BEA">
          <w:rPr>
            <w:color w:val="000000" w:themeColor="text1"/>
          </w:rPr>
          <w:t xml:space="preserve">y. They are </w:t>
        </w:r>
        <w:r w:rsidR="001B5BEA" w:rsidRPr="001B5BEA">
          <w:rPr>
            <w:color w:val="000000" w:themeColor="text1"/>
          </w:rPr>
          <w:t xml:space="preserve">therefore not expected to </w:t>
        </w:r>
        <w:r w:rsidR="001B5BEA">
          <w:rPr>
            <w:color w:val="000000" w:themeColor="text1"/>
          </w:rPr>
          <w:t>reflect</w:t>
        </w:r>
        <w:r w:rsidR="001B5BEA" w:rsidRPr="001B5BEA">
          <w:rPr>
            <w:color w:val="000000" w:themeColor="text1"/>
          </w:rPr>
          <w:t xml:space="preserve"> the selection results</w:t>
        </w:r>
        <w:r w:rsidR="001B5BEA">
          <w:rPr>
            <w:color w:val="000000" w:themeColor="text1"/>
          </w:rPr>
          <w:t xml:space="preserve"> presented in the main text.</w:t>
        </w:r>
      </w:ins>
      <w:ins w:id="1015" w:author="Marcia de Almeida Monteiro Melo Ferraz" w:date="2026-05-11T19:20:00Z" w16du:dateUtc="2026-05-12T02:20:00Z">
        <w:r w:rsidR="0000575C">
          <w:rPr>
            <w:color w:val="000000" w:themeColor="text1"/>
          </w:rPr>
          <w:br/>
        </w:r>
      </w:ins>
    </w:p>
    <w:p w14:paraId="702C66A5" w14:textId="77777777" w:rsidR="0000575C" w:rsidRDefault="0000575C">
      <w:pPr>
        <w:rPr>
          <w:ins w:id="1016" w:author="Marcia de Almeida Monteiro Melo Ferraz" w:date="2026-05-11T19:20:00Z" w16du:dateUtc="2026-05-12T02:20:00Z"/>
          <w:color w:val="000000" w:themeColor="text1"/>
        </w:rPr>
      </w:pPr>
      <w:ins w:id="1017" w:author="Marcia de Almeida Monteiro Melo Ferraz" w:date="2026-05-11T19:20:00Z" w16du:dateUtc="2026-05-12T02:20:00Z">
        <w:r>
          <w:rPr>
            <w:color w:val="000000" w:themeColor="text1"/>
          </w:rPr>
          <w:br w:type="page"/>
        </w:r>
      </w:ins>
    </w:p>
    <w:p w14:paraId="1C3A12A2" w14:textId="6BB0313C" w:rsidR="003D4EB1" w:rsidRPr="00115B85" w:rsidRDefault="0000575C">
      <w:pPr>
        <w:keepNext/>
        <w:spacing w:before="240" w:line="276" w:lineRule="auto"/>
        <w:jc w:val="both"/>
        <w:rPr>
          <w:color w:val="000000" w:themeColor="text1"/>
        </w:rPr>
      </w:pPr>
      <w:ins w:id="1018" w:author="Marcia de Almeida Monteiro Melo Ferraz" w:date="2026-05-11T19:20:00Z" w16du:dateUtc="2026-05-12T02:20:00Z">
        <w:r>
          <w:rPr>
            <w:b/>
            <w:bCs/>
            <w:noProof/>
            <w:color w:val="000000" w:themeColor="text1"/>
          </w:rPr>
          <w:lastRenderedPageBreak/>
          <w:drawing>
            <wp:inline distT="0" distB="0" distL="0" distR="0" wp14:anchorId="56F38EBF" wp14:editId="18168F52">
              <wp:extent cx="5731510" cy="4603750"/>
              <wp:effectExtent l="0" t="0" r="0" b="6350"/>
              <wp:docPr id="846625996" name="Picture 1" descr="A group of graphs showing different colors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46625996" name="Picture 1" descr="A group of graphs showing different colors&#10;&#10;AI-generated content may be incorrect."/>
                      <pic:cNvPicPr/>
                    </pic:nvPicPr>
                    <pic:blipFill>
                      <a:blip r:embed="rId12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31510" cy="460375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115B85">
          <w:rPr>
            <w:b/>
            <w:bCs/>
            <w:color w:val="000000" w:themeColor="text1"/>
          </w:rPr>
          <w:t>Fig S</w:t>
        </w:r>
        <w:r>
          <w:rPr>
            <w:b/>
            <w:bCs/>
            <w:color w:val="000000" w:themeColor="text1"/>
          </w:rPr>
          <w:t>6</w:t>
        </w:r>
        <w:r w:rsidRPr="00115B85">
          <w:rPr>
            <w:b/>
            <w:bCs/>
            <w:color w:val="000000" w:themeColor="text1"/>
          </w:rPr>
          <w:t xml:space="preserve">. </w:t>
        </w:r>
      </w:ins>
      <w:ins w:id="1019" w:author="Marcia de Almeida Monteiro Melo Ferraz" w:date="2026-05-11T19:21:00Z" w16du:dateUtc="2026-05-12T02:21:00Z">
        <w:r w:rsidRPr="0000575C">
          <w:rPr>
            <w:b/>
            <w:bCs/>
            <w:color w:val="000000" w:themeColor="text1"/>
          </w:rPr>
          <w:t>Partial effects of the interactions between distance to coast and habitat type.</w:t>
        </w:r>
        <w:r w:rsidRPr="0000575C">
          <w:rPr>
            <w:color w:val="000000" w:themeColor="text1"/>
            <w:rPrChange w:id="1020" w:author="Marcia de Almeida Monteiro Melo Ferraz" w:date="2026-05-11T19:21:00Z" w16du:dateUtc="2026-05-12T02:21:00Z">
              <w:rPr>
                <w:b/>
                <w:bCs/>
                <w:color w:val="000000" w:themeColor="text1"/>
              </w:rPr>
            </w:rPrChange>
          </w:rPr>
          <w:t xml:space="preserve"> Each panel shows the </w:t>
        </w:r>
      </w:ins>
      <w:ins w:id="1021" w:author="Marcia de Almeida Monteiro Melo Ferraz" w:date="2026-05-11T19:38:00Z" w16du:dateUtc="2026-05-12T02:38:00Z">
        <w:r w:rsidR="009818F3">
          <w:rPr>
            <w:color w:val="000000" w:themeColor="text1"/>
          </w:rPr>
          <w:t xml:space="preserve">estimated </w:t>
        </w:r>
      </w:ins>
      <w:ins w:id="1022" w:author="Marcia de Almeida Monteiro Melo Ferraz" w:date="2026-05-11T19:21:00Z" w16du:dateUtc="2026-05-12T02:21:00Z">
        <w:r w:rsidRPr="0000575C">
          <w:rPr>
            <w:color w:val="000000" w:themeColor="text1"/>
            <w:rPrChange w:id="1023" w:author="Marcia de Almeida Monteiro Melo Ferraz" w:date="2026-05-11T19:21:00Z" w16du:dateUtc="2026-05-12T02:21:00Z">
              <w:rPr>
                <w:b/>
                <w:bCs/>
                <w:color w:val="000000" w:themeColor="text1"/>
              </w:rPr>
            </w:rPrChange>
          </w:rPr>
          <w:t>habitat-specific deviation from the overall distance-to-coast effect</w:t>
        </w:r>
      </w:ins>
      <w:ins w:id="1024" w:author="Marcia de Almeida Monteiro Melo Ferraz" w:date="2026-05-11T19:38:00Z" w16du:dateUtc="2026-05-12T02:38:00Z">
        <w:r w:rsidR="009818F3">
          <w:rPr>
            <w:color w:val="000000" w:themeColor="text1"/>
          </w:rPr>
          <w:t xml:space="preserve"> based on a </w:t>
        </w:r>
        <w:r w:rsidR="00E004BB">
          <w:rPr>
            <w:color w:val="000000" w:themeColor="text1"/>
          </w:rPr>
          <w:t xml:space="preserve">Hierarchical </w:t>
        </w:r>
        <w:r w:rsidR="009818F3">
          <w:rPr>
            <w:color w:val="000000" w:themeColor="text1"/>
          </w:rPr>
          <w:t>Generalised Additive Model (</w:t>
        </w:r>
        <w:r w:rsidR="00E004BB">
          <w:rPr>
            <w:color w:val="000000" w:themeColor="text1"/>
          </w:rPr>
          <w:t>H</w:t>
        </w:r>
        <w:r w:rsidR="009818F3">
          <w:rPr>
            <w:color w:val="000000" w:themeColor="text1"/>
          </w:rPr>
          <w:t>GAM)</w:t>
        </w:r>
      </w:ins>
      <w:ins w:id="1025" w:author="Marcia de Almeida Monteiro Melo Ferraz" w:date="2026-05-11T19:21:00Z" w16du:dateUtc="2026-05-12T02:21:00Z">
        <w:r w:rsidRPr="0000575C">
          <w:rPr>
            <w:color w:val="000000" w:themeColor="text1"/>
            <w:rPrChange w:id="1026" w:author="Marcia de Almeida Monteiro Melo Ferraz" w:date="2026-05-11T19:21:00Z" w16du:dateUtc="2026-05-12T02:21:00Z">
              <w:rPr>
                <w:b/>
                <w:bCs/>
                <w:color w:val="000000" w:themeColor="text1"/>
              </w:rPr>
            </w:rPrChange>
          </w:rPr>
          <w:t xml:space="preserve">. </w:t>
        </w:r>
      </w:ins>
      <w:ins w:id="1027" w:author="Marcia de Almeida Monteiro Melo Ferraz" w:date="2026-05-11T19:22:00Z" w16du:dateUtc="2026-05-12T02:22:00Z">
        <w:r>
          <w:rPr>
            <w:color w:val="000000" w:themeColor="text1"/>
          </w:rPr>
          <w:t xml:space="preserve">The </w:t>
        </w:r>
        <w:del w:id="1028" w:author="Noonan, Michael" w:date="2026-05-12T12:08:00Z" w16du:dateUtc="2026-05-12T19:08:00Z">
          <w:r w:rsidDel="009452FB">
            <w:rPr>
              <w:color w:val="000000" w:themeColor="text1"/>
            </w:rPr>
            <w:delText>shaded areas</w:delText>
          </w:r>
        </w:del>
      </w:ins>
      <w:ins w:id="1029" w:author="Marcia de Almeida Monteiro Melo Ferraz" w:date="2026-05-11T19:21:00Z" w16du:dateUtc="2026-05-12T02:21:00Z">
        <w:del w:id="1030" w:author="Noonan, Michael" w:date="2026-05-12T12:08:00Z" w16du:dateUtc="2026-05-12T19:08:00Z">
          <w:r w:rsidRPr="0000575C" w:rsidDel="009452FB">
            <w:rPr>
              <w:color w:val="000000" w:themeColor="text1"/>
              <w:rPrChange w:id="1031" w:author="Marcia de Almeida Monteiro Melo Ferraz" w:date="2026-05-11T19:21:00Z" w16du:dateUtc="2026-05-12T02:21:00Z">
                <w:rPr>
                  <w:b/>
                  <w:bCs/>
                  <w:color w:val="000000" w:themeColor="text1"/>
                </w:rPr>
              </w:rPrChange>
            </w:rPr>
            <w:delText xml:space="preserve"> denote </w:delText>
          </w:r>
        </w:del>
        <w:r w:rsidRPr="0000575C">
          <w:rPr>
            <w:color w:val="000000" w:themeColor="text1"/>
            <w:rPrChange w:id="1032" w:author="Marcia de Almeida Monteiro Melo Ferraz" w:date="2026-05-11T19:21:00Z" w16du:dateUtc="2026-05-12T02:21:00Z">
              <w:rPr>
                <w:b/>
                <w:bCs/>
                <w:color w:val="000000" w:themeColor="text1"/>
              </w:rPr>
            </w:rPrChange>
          </w:rPr>
          <w:t>95% confidence intervals</w:t>
        </w:r>
      </w:ins>
      <w:ins w:id="1033" w:author="Noonan, Michael" w:date="2026-05-12T12:08:00Z" w16du:dateUtc="2026-05-12T19:08:00Z">
        <w:r w:rsidR="009452FB">
          <w:rPr>
            <w:color w:val="000000" w:themeColor="text1"/>
          </w:rPr>
          <w:t xml:space="preserve"> extend well</w:t>
        </w:r>
      </w:ins>
      <w:ins w:id="1034" w:author="Noonan, Michael" w:date="2026-05-12T12:09:00Z" w16du:dateUtc="2026-05-12T19:09:00Z">
        <w:r w:rsidR="009452FB">
          <w:rPr>
            <w:color w:val="000000" w:themeColor="text1"/>
          </w:rPr>
          <w:t xml:space="preserve"> </w:t>
        </w:r>
      </w:ins>
      <w:ins w:id="1035" w:author="Noonan, Michael" w:date="2026-05-12T12:08:00Z" w16du:dateUtc="2026-05-12T19:08:00Z">
        <w:r w:rsidR="009452FB">
          <w:rPr>
            <w:color w:val="000000" w:themeColor="text1"/>
          </w:rPr>
          <w:t>beyond the axis limits and are not shown</w:t>
        </w:r>
      </w:ins>
      <w:ins w:id="1036" w:author="Noonan, Michael" w:date="2026-05-12T12:09:00Z" w16du:dateUtc="2026-05-12T19:09:00Z">
        <w:r w:rsidR="009452FB">
          <w:rPr>
            <w:color w:val="000000" w:themeColor="text1"/>
          </w:rPr>
          <w:t xml:space="preserve"> for clarity</w:t>
        </w:r>
      </w:ins>
      <w:ins w:id="1037" w:author="Marcia de Almeida Monteiro Melo Ferraz" w:date="2026-05-11T19:21:00Z" w16du:dateUtc="2026-05-12T02:21:00Z">
        <w:r w:rsidRPr="0000575C">
          <w:rPr>
            <w:color w:val="000000" w:themeColor="text1"/>
            <w:rPrChange w:id="1038" w:author="Marcia de Almeida Monteiro Melo Ferraz" w:date="2026-05-11T19:21:00Z" w16du:dateUtc="2026-05-12T02:21:00Z">
              <w:rPr>
                <w:b/>
                <w:bCs/>
                <w:color w:val="000000" w:themeColor="text1"/>
              </w:rPr>
            </w:rPrChange>
          </w:rPr>
          <w:t>. Note that the partial effects reflect deviations from the mean distance-to-coast effect rather than absolute selection values</w:t>
        </w:r>
      </w:ins>
      <w:ins w:id="1039" w:author="Marcia de Almeida Monteiro Melo Ferraz" w:date="2026-05-11T19:22:00Z" w16du:dateUtc="2026-05-12T02:22:00Z">
        <w:r>
          <w:rPr>
            <w:color w:val="000000" w:themeColor="text1"/>
          </w:rPr>
          <w:t>.</w:t>
        </w:r>
      </w:ins>
    </w:p>
    <w:sectPr w:rsidR="003D4EB1" w:rsidRPr="00115B85">
      <w:pgSz w:w="11906" w:h="16838"/>
      <w:pgMar w:top="1440" w:right="1440" w:bottom="1440" w:left="1440" w:header="708" w:footer="708" w:gutter="0"/>
      <w:lnNumType w:countBy="1" w:restart="continuous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B44DD" w14:textId="77777777" w:rsidR="006600F1" w:rsidRDefault="006600F1">
      <w:r>
        <w:separator/>
      </w:r>
    </w:p>
  </w:endnote>
  <w:endnote w:type="continuationSeparator" w:id="0">
    <w:p w14:paraId="4F301C49" w14:textId="77777777" w:rsidR="006600F1" w:rsidRDefault="00660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FE90CD9-5E2E-6E4C-B4EE-49F93FFB317B}"/>
    <w:embedBold r:id="rId2" w:fontKey="{2324970A-68E2-5342-A369-B56F0A732124}"/>
    <w:embedItalic r:id="rId3" w:fontKey="{A549D681-0C85-4349-89E5-1D9F4BC58E1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96A1A7C-9FC5-774B-9CC4-8BBFD502A129}"/>
    <w:embedBold r:id="rId5" w:fontKey="{423FA91B-1AEC-6847-862F-6D3E8FE245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888F4017-7D15-F844-ABF3-41E9807FD79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6DF89EC-875F-9546-B734-8836877F28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5D3F4" w14:textId="77777777" w:rsidR="003D4EB1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B524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CC0E8" w14:textId="77777777" w:rsidR="006600F1" w:rsidRDefault="006600F1">
      <w:r>
        <w:separator/>
      </w:r>
    </w:p>
  </w:footnote>
  <w:footnote w:type="continuationSeparator" w:id="0">
    <w:p w14:paraId="3E629BED" w14:textId="77777777" w:rsidR="006600F1" w:rsidRDefault="006600F1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oonan, Michael">
    <w15:presenceInfo w15:providerId="AD" w15:userId="S::michael.noonan@ubc.ca::31e9ec1b-bce8-4fee-b9c3-c859ada7e2f1"/>
  </w15:person>
  <w15:person w15:author="Marcia de Almeida Monteiro Melo Ferraz">
    <w15:presenceInfo w15:providerId="Windows Live" w15:userId="326ba8d9abeca2b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EB1"/>
    <w:rsid w:val="0000575C"/>
    <w:rsid w:val="00094C34"/>
    <w:rsid w:val="000F10D6"/>
    <w:rsid w:val="000F2678"/>
    <w:rsid w:val="00115B85"/>
    <w:rsid w:val="00124EB9"/>
    <w:rsid w:val="001B5BEA"/>
    <w:rsid w:val="001D635B"/>
    <w:rsid w:val="00236DB3"/>
    <w:rsid w:val="002709FA"/>
    <w:rsid w:val="003326BB"/>
    <w:rsid w:val="003B415E"/>
    <w:rsid w:val="003D4EB1"/>
    <w:rsid w:val="004B5243"/>
    <w:rsid w:val="006600F1"/>
    <w:rsid w:val="00677FDB"/>
    <w:rsid w:val="0073112E"/>
    <w:rsid w:val="00747FB1"/>
    <w:rsid w:val="008F4680"/>
    <w:rsid w:val="009219E7"/>
    <w:rsid w:val="009452FB"/>
    <w:rsid w:val="00972957"/>
    <w:rsid w:val="009818F3"/>
    <w:rsid w:val="00983311"/>
    <w:rsid w:val="009B6E6E"/>
    <w:rsid w:val="00B61D93"/>
    <w:rsid w:val="00B82CC7"/>
    <w:rsid w:val="00BB5F36"/>
    <w:rsid w:val="00D137C0"/>
    <w:rsid w:val="00D374F3"/>
    <w:rsid w:val="00E004BB"/>
    <w:rsid w:val="00F3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F5A2EF"/>
  <w15:docId w15:val="{6B927F84-1018-034F-9265-0D34A98EB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CA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6BB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60" w:line="480" w:lineRule="auto"/>
      <w:outlineLvl w:val="0"/>
    </w:pPr>
    <w:rPr>
      <w:rFonts w:ascii="Calibri" w:eastAsia="Calibri" w:hAnsi="Calibri" w:cs="Calibri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60" w:line="360" w:lineRule="auto"/>
      <w:outlineLvl w:val="1"/>
    </w:pPr>
    <w:rPr>
      <w:rFonts w:ascii="Calibri" w:eastAsia="Calibri" w:hAnsi="Calibri" w:cs="Calibri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after="60" w:line="360" w:lineRule="auto"/>
      <w:jc w:val="both"/>
      <w:outlineLvl w:val="2"/>
    </w:pPr>
    <w:rPr>
      <w:rFonts w:ascii="Calibri" w:eastAsia="Calibri" w:hAnsi="Calibri" w:cs="Calibri"/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="Calibri" w:eastAsia="Calibri" w:hAnsi="Calibri" w:cs="Calibri"/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 w:line="278" w:lineRule="auto"/>
    </w:pPr>
    <w:rPr>
      <w:rFonts w:ascii="Calibri" w:eastAsia="Calibri" w:hAnsi="Calibri" w:cs="Calibri"/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rFonts w:ascii="Calibri" w:eastAsia="Calibri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4B5243"/>
  </w:style>
  <w:style w:type="paragraph" w:styleId="Bibliography">
    <w:name w:val="Bibliography"/>
    <w:basedOn w:val="Normal"/>
    <w:next w:val="Normal"/>
    <w:uiPriority w:val="37"/>
    <w:unhideWhenUsed/>
    <w:rsid w:val="004B5243"/>
    <w:pPr>
      <w:tabs>
        <w:tab w:val="left" w:pos="500"/>
      </w:tabs>
      <w:spacing w:after="240"/>
      <w:ind w:left="504" w:hanging="504"/>
    </w:pPr>
    <w:rPr>
      <w:rFonts w:ascii="Calibri" w:eastAsia="Calibri" w:hAnsi="Calibri" w:cs="Calibri"/>
    </w:rPr>
  </w:style>
  <w:style w:type="character" w:styleId="PlaceholderText">
    <w:name w:val="Placeholder Text"/>
    <w:basedOn w:val="DefaultParagraphFont"/>
    <w:uiPriority w:val="99"/>
    <w:semiHidden/>
    <w:rsid w:val="004B5243"/>
    <w:rPr>
      <w:color w:val="666666"/>
    </w:rPr>
  </w:style>
  <w:style w:type="paragraph" w:styleId="Revision">
    <w:name w:val="Revision"/>
    <w:hidden/>
    <w:uiPriority w:val="99"/>
    <w:semiHidden/>
    <w:rsid w:val="001B5BE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9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Noonan, Michael</cp:lastModifiedBy>
  <cp:revision>15</cp:revision>
  <dcterms:created xsi:type="dcterms:W3CDTF">2025-12-11T18:21:00Z</dcterms:created>
  <dcterms:modified xsi:type="dcterms:W3CDTF">2026-05-12T19:09:00Z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{"style":{"styleID":"http://www.zotero.org/styles/plos-one","hasBibliography":true,"bibliographyStyleHasBeenSet":true},"prefs":{"fieldType":"Field","automaticJournalAbbreviations":true,"delayCitationUpdates":false,"noteType":0},"sessionID":"8EJPfiGF","zot</vt:lpwstr>
  </property>
  <property fmtid="{D5CDD505-2E9C-101B-9397-08002B2CF9AE}" pid="3" name="ZOTERO_PREF_2">
    <vt:lpwstr>eroVersion":"7.0.30","dataVersion":4}</vt:lpwstr>
  </property>
</Properties>
</file>